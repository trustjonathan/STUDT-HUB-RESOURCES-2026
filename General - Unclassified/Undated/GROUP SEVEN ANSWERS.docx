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E5A83" w14:textId="77777777" w:rsidR="00D8602D" w:rsidRPr="003E6C5C" w:rsidRDefault="00D8602D" w:rsidP="001E64D5">
      <w:pPr>
        <w:rPr>
          <w:b/>
          <w:sz w:val="32"/>
          <w:szCs w:val="32"/>
          <w:vertAlign w:val="subscript"/>
          <w:rPrChange w:id="0" w:author="Admin" w:date="2026-10-13T10:38:00Z">
            <w:rPr>
              <w:b/>
              <w:vertAlign w:val="subscript"/>
            </w:rPr>
          </w:rPrChange>
        </w:rPr>
      </w:pPr>
      <w:r w:rsidRPr="003E6C5C">
        <w:rPr>
          <w:b/>
          <w:sz w:val="32"/>
          <w:szCs w:val="32"/>
          <w:vertAlign w:val="subscript"/>
          <w:rPrChange w:id="1" w:author="Admin" w:date="2026-10-13T10:38:00Z">
            <w:rPr>
              <w:b/>
              <w:vertAlign w:val="subscript"/>
            </w:rPr>
          </w:rPrChange>
        </w:rPr>
        <w:t>GROUP SEVEN MICROECONOMICS</w:t>
      </w:r>
    </w:p>
    <w:p w14:paraId="499354EA" w14:textId="77777777" w:rsidR="00D8602D" w:rsidRPr="003E6C5C" w:rsidRDefault="00D8602D" w:rsidP="00D00662">
      <w:pPr>
        <w:jc w:val="both"/>
        <w:rPr>
          <w:sz w:val="32"/>
          <w:szCs w:val="32"/>
          <w:vertAlign w:val="subscript"/>
          <w:rPrChange w:id="2" w:author="Admin" w:date="2026-10-13T10:38:00Z">
            <w:rPr>
              <w:vertAlign w:val="subscript"/>
            </w:rPr>
          </w:rPrChange>
        </w:rPr>
      </w:pPr>
      <w:r w:rsidRPr="003E6C5C">
        <w:rPr>
          <w:sz w:val="32"/>
          <w:szCs w:val="32"/>
          <w:vertAlign w:val="subscript"/>
          <w:rPrChange w:id="3" w:author="Admin" w:date="2026-10-13T10:38:00Z">
            <w:rPr>
              <w:vertAlign w:val="subscript"/>
            </w:rPr>
          </w:rPrChange>
        </w:rPr>
        <w:t>KEMIGISHA JULIAN                                   2026/A/KSA/1692/F</w:t>
      </w:r>
    </w:p>
    <w:p w14:paraId="342D827B" w14:textId="77777777" w:rsidR="00D8602D" w:rsidRPr="003E6C5C" w:rsidRDefault="00D8602D" w:rsidP="00D00662">
      <w:pPr>
        <w:jc w:val="both"/>
        <w:rPr>
          <w:sz w:val="32"/>
          <w:szCs w:val="32"/>
          <w:vertAlign w:val="subscript"/>
          <w:rPrChange w:id="4" w:author="Admin" w:date="2026-10-13T10:38:00Z">
            <w:rPr>
              <w:vertAlign w:val="subscript"/>
            </w:rPr>
          </w:rPrChange>
        </w:rPr>
      </w:pPr>
      <w:r w:rsidRPr="003E6C5C">
        <w:rPr>
          <w:sz w:val="32"/>
          <w:szCs w:val="32"/>
          <w:vertAlign w:val="subscript"/>
          <w:rPrChange w:id="5" w:author="Admin" w:date="2026-10-13T10:38:00Z">
            <w:rPr>
              <w:vertAlign w:val="subscript"/>
            </w:rPr>
          </w:rPrChange>
        </w:rPr>
        <w:t>NANGUMYA TOBIAS                                 2026/A/KSA/1766/F</w:t>
      </w:r>
    </w:p>
    <w:p w14:paraId="50F36A9F" w14:textId="77777777" w:rsidR="00D8602D" w:rsidRPr="003E6C5C" w:rsidRDefault="00D8602D" w:rsidP="00D00662">
      <w:pPr>
        <w:jc w:val="both"/>
        <w:rPr>
          <w:sz w:val="32"/>
          <w:szCs w:val="32"/>
          <w:vertAlign w:val="subscript"/>
          <w:rPrChange w:id="6" w:author="Admin" w:date="2026-10-13T10:38:00Z">
            <w:rPr>
              <w:vertAlign w:val="subscript"/>
            </w:rPr>
          </w:rPrChange>
        </w:rPr>
      </w:pPr>
      <w:r w:rsidRPr="003E6C5C">
        <w:rPr>
          <w:sz w:val="32"/>
          <w:szCs w:val="32"/>
          <w:vertAlign w:val="subscript"/>
          <w:rPrChange w:id="7" w:author="Admin" w:date="2026-10-13T10:38:00Z">
            <w:rPr>
              <w:vertAlign w:val="subscript"/>
            </w:rPr>
          </w:rPrChange>
        </w:rPr>
        <w:t>NYAKATO DAPHINE                                   2026/A/KSA/6502/F</w:t>
      </w:r>
    </w:p>
    <w:p w14:paraId="254E299C" w14:textId="77777777" w:rsidR="00D8602D" w:rsidRPr="003E6C5C" w:rsidRDefault="00D8602D" w:rsidP="00D00662">
      <w:pPr>
        <w:jc w:val="both"/>
        <w:rPr>
          <w:sz w:val="32"/>
          <w:szCs w:val="32"/>
          <w:vertAlign w:val="subscript"/>
          <w:rPrChange w:id="8" w:author="Admin" w:date="2026-10-13T10:38:00Z">
            <w:rPr>
              <w:vertAlign w:val="subscript"/>
            </w:rPr>
          </w:rPrChange>
        </w:rPr>
      </w:pPr>
      <w:r w:rsidRPr="003E6C5C">
        <w:rPr>
          <w:sz w:val="32"/>
          <w:szCs w:val="32"/>
          <w:vertAlign w:val="subscript"/>
          <w:rPrChange w:id="9" w:author="Admin" w:date="2026-10-13T10:38:00Z">
            <w:rPr>
              <w:vertAlign w:val="subscript"/>
            </w:rPr>
          </w:rPrChange>
        </w:rPr>
        <w:t>ASIIMWE GRACE                                        2026/A/KAM/2551/F</w:t>
      </w:r>
    </w:p>
    <w:p w14:paraId="429F02F7" w14:textId="77777777" w:rsidR="00D8602D" w:rsidRPr="003E6C5C" w:rsidRDefault="00D8602D" w:rsidP="00D00662">
      <w:pPr>
        <w:jc w:val="both"/>
        <w:rPr>
          <w:sz w:val="32"/>
          <w:szCs w:val="32"/>
          <w:vertAlign w:val="subscript"/>
          <w:rPrChange w:id="10" w:author="Admin" w:date="2026-10-13T10:38:00Z">
            <w:rPr>
              <w:vertAlign w:val="subscript"/>
            </w:rPr>
          </w:rPrChange>
        </w:rPr>
      </w:pPr>
      <w:r w:rsidRPr="003E6C5C">
        <w:rPr>
          <w:sz w:val="32"/>
          <w:szCs w:val="32"/>
          <w:vertAlign w:val="subscript"/>
          <w:rPrChange w:id="11" w:author="Admin" w:date="2026-10-13T10:38:00Z">
            <w:rPr>
              <w:vertAlign w:val="subscript"/>
            </w:rPr>
          </w:rPrChange>
        </w:rPr>
        <w:t>AKAMPUPRIRA AGREY                              2026/A/KAM/2608/F</w:t>
      </w:r>
    </w:p>
    <w:p w14:paraId="69418788" w14:textId="77777777" w:rsidR="00D8602D" w:rsidRPr="003E6C5C" w:rsidRDefault="00D8602D" w:rsidP="00D00662">
      <w:pPr>
        <w:jc w:val="both"/>
        <w:rPr>
          <w:sz w:val="32"/>
          <w:szCs w:val="32"/>
          <w:vertAlign w:val="subscript"/>
          <w:rPrChange w:id="12" w:author="Admin" w:date="2026-10-13T10:38:00Z">
            <w:rPr>
              <w:vertAlign w:val="subscript"/>
            </w:rPr>
          </w:rPrChange>
        </w:rPr>
      </w:pPr>
      <w:r w:rsidRPr="003E6C5C">
        <w:rPr>
          <w:sz w:val="32"/>
          <w:szCs w:val="32"/>
          <w:vertAlign w:val="subscript"/>
          <w:rPrChange w:id="13" w:author="Admin" w:date="2026-10-13T10:38:00Z">
            <w:rPr>
              <w:vertAlign w:val="subscript"/>
            </w:rPr>
          </w:rPrChange>
        </w:rPr>
        <w:t>MUMBERE DANIEL                                    2026/A/KAM/2603/F</w:t>
      </w:r>
    </w:p>
    <w:p w14:paraId="11F96964" w14:textId="77777777" w:rsidR="00D8602D" w:rsidRPr="003E6C5C" w:rsidRDefault="00D8602D" w:rsidP="00D00662">
      <w:pPr>
        <w:jc w:val="both"/>
        <w:rPr>
          <w:sz w:val="32"/>
          <w:szCs w:val="32"/>
          <w:vertAlign w:val="subscript"/>
          <w:rPrChange w:id="14" w:author="Admin" w:date="2026-10-13T10:38:00Z">
            <w:rPr>
              <w:vertAlign w:val="subscript"/>
            </w:rPr>
          </w:rPrChange>
        </w:rPr>
      </w:pPr>
      <w:r w:rsidRPr="003E6C5C">
        <w:rPr>
          <w:sz w:val="32"/>
          <w:szCs w:val="32"/>
          <w:vertAlign w:val="subscript"/>
          <w:rPrChange w:id="15" w:author="Admin" w:date="2026-10-13T10:38:00Z">
            <w:rPr>
              <w:vertAlign w:val="subscript"/>
            </w:rPr>
          </w:rPrChange>
        </w:rPr>
        <w:t>MUGERWA ARCADIUS DANIEL               2026/A/KSA/1714/F</w:t>
      </w:r>
    </w:p>
    <w:p w14:paraId="284CD3E8" w14:textId="77777777" w:rsidR="00D8602D" w:rsidRPr="003E6C5C" w:rsidRDefault="00D8602D" w:rsidP="00D00662">
      <w:pPr>
        <w:jc w:val="both"/>
        <w:rPr>
          <w:sz w:val="32"/>
          <w:szCs w:val="32"/>
          <w:vertAlign w:val="subscript"/>
          <w:rPrChange w:id="16" w:author="Admin" w:date="2026-10-13T10:38:00Z">
            <w:rPr>
              <w:vertAlign w:val="subscript"/>
            </w:rPr>
          </w:rPrChange>
        </w:rPr>
      </w:pPr>
      <w:r w:rsidRPr="003E6C5C">
        <w:rPr>
          <w:sz w:val="32"/>
          <w:szCs w:val="32"/>
          <w:vertAlign w:val="subscript"/>
          <w:rPrChange w:id="17" w:author="Admin" w:date="2026-10-13T10:38:00Z">
            <w:rPr>
              <w:vertAlign w:val="subscript"/>
            </w:rPr>
          </w:rPrChange>
        </w:rPr>
        <w:t>NINSIIMA JONAH                                      2026/A/KAM/</w:t>
      </w:r>
      <w:r w:rsidR="00D00662" w:rsidRPr="003E6C5C">
        <w:rPr>
          <w:sz w:val="32"/>
          <w:szCs w:val="32"/>
          <w:vertAlign w:val="subscript"/>
          <w:rPrChange w:id="18" w:author="Admin" w:date="2026-10-13T10:38:00Z">
            <w:rPr>
              <w:vertAlign w:val="subscript"/>
            </w:rPr>
          </w:rPrChange>
        </w:rPr>
        <w:t>2499/F</w:t>
      </w:r>
    </w:p>
    <w:p w14:paraId="266A3610" w14:textId="77777777" w:rsidR="00D00662" w:rsidRPr="003E6C5C" w:rsidRDefault="00D00662" w:rsidP="00D00662">
      <w:pPr>
        <w:jc w:val="both"/>
        <w:rPr>
          <w:sz w:val="32"/>
          <w:szCs w:val="32"/>
          <w:vertAlign w:val="subscript"/>
          <w:rPrChange w:id="19" w:author="Admin" w:date="2026-10-13T10:38:00Z">
            <w:rPr>
              <w:vertAlign w:val="subscript"/>
            </w:rPr>
          </w:rPrChange>
        </w:rPr>
      </w:pPr>
      <w:r w:rsidRPr="003E6C5C">
        <w:rPr>
          <w:sz w:val="32"/>
          <w:szCs w:val="32"/>
          <w:vertAlign w:val="subscript"/>
          <w:rPrChange w:id="20" w:author="Admin" w:date="2026-10-13T10:38:00Z">
            <w:rPr>
              <w:vertAlign w:val="subscript"/>
            </w:rPr>
          </w:rPrChange>
        </w:rPr>
        <w:t>NAHWERA ISAAC                                      2026/A/KAM/2556/F</w:t>
      </w:r>
    </w:p>
    <w:p w14:paraId="53A8C1ED" w14:textId="77777777" w:rsidR="00D00662" w:rsidRPr="003E6C5C" w:rsidRDefault="00D00662" w:rsidP="00D00662">
      <w:pPr>
        <w:jc w:val="both"/>
        <w:rPr>
          <w:sz w:val="32"/>
          <w:szCs w:val="32"/>
          <w:vertAlign w:val="subscript"/>
          <w:rPrChange w:id="21" w:author="Admin" w:date="2026-10-13T10:38:00Z">
            <w:rPr>
              <w:vertAlign w:val="subscript"/>
            </w:rPr>
          </w:rPrChange>
        </w:rPr>
      </w:pPr>
      <w:r w:rsidRPr="003E6C5C">
        <w:rPr>
          <w:sz w:val="32"/>
          <w:szCs w:val="32"/>
          <w:vertAlign w:val="subscript"/>
          <w:rPrChange w:id="22" w:author="Admin" w:date="2026-10-13T10:38:00Z">
            <w:rPr>
              <w:vertAlign w:val="subscript"/>
            </w:rPr>
          </w:rPrChange>
        </w:rPr>
        <w:t>AHIMBISIBWE TRUST                               2026/A/BAM/737/F</w:t>
      </w:r>
    </w:p>
    <w:p w14:paraId="0C249132" w14:textId="77777777" w:rsidR="00D8602D" w:rsidRPr="003E6C5C" w:rsidRDefault="00D8602D">
      <w:pPr>
        <w:spacing w:after="160" w:line="259" w:lineRule="auto"/>
        <w:ind w:left="0" w:firstLine="0"/>
        <w:rPr>
          <w:sz w:val="32"/>
          <w:szCs w:val="32"/>
          <w:vertAlign w:val="subscript"/>
          <w:rPrChange w:id="23" w:author="Admin" w:date="2026-10-13T10:38:00Z">
            <w:rPr>
              <w:vertAlign w:val="subscript"/>
            </w:rPr>
          </w:rPrChange>
        </w:rPr>
      </w:pPr>
      <w:r w:rsidRPr="003E6C5C">
        <w:rPr>
          <w:sz w:val="32"/>
          <w:szCs w:val="32"/>
          <w:vertAlign w:val="subscript"/>
          <w:rPrChange w:id="24" w:author="Admin" w:date="2026-10-13T10:38:00Z">
            <w:rPr>
              <w:vertAlign w:val="subscript"/>
            </w:rPr>
          </w:rPrChange>
        </w:rPr>
        <w:br w:type="page"/>
      </w:r>
    </w:p>
    <w:p w14:paraId="71E2D472" w14:textId="77777777" w:rsidR="00F7090A" w:rsidRPr="003E6C5C" w:rsidRDefault="00D00662" w:rsidP="001E64D5">
      <w:pPr>
        <w:rPr>
          <w:sz w:val="32"/>
          <w:szCs w:val="32"/>
          <w:vertAlign w:val="subscript"/>
          <w:rPrChange w:id="25" w:author="Admin" w:date="2026-10-13T10:38:00Z">
            <w:rPr>
              <w:vertAlign w:val="subscript"/>
            </w:rPr>
          </w:rPrChange>
        </w:rPr>
      </w:pPr>
      <w:r w:rsidRPr="003E6C5C">
        <w:rPr>
          <w:sz w:val="32"/>
          <w:szCs w:val="32"/>
          <w:vertAlign w:val="subscript"/>
          <w:rPrChange w:id="26" w:author="Admin" w:date="2026-10-13T10:38:00Z">
            <w:rPr>
              <w:vertAlign w:val="subscript"/>
            </w:rPr>
          </w:rPrChange>
        </w:rPr>
        <w:lastRenderedPageBreak/>
        <w:t>Group Seven</w:t>
      </w:r>
    </w:p>
    <w:p w14:paraId="25FD1CD7" w14:textId="77777777" w:rsidR="00F7090A" w:rsidRPr="003E6C5C" w:rsidRDefault="00D00662" w:rsidP="001E64D5">
      <w:pPr>
        <w:rPr>
          <w:sz w:val="32"/>
          <w:szCs w:val="32"/>
          <w:vertAlign w:val="subscript"/>
          <w:rPrChange w:id="27" w:author="Admin" w:date="2026-10-13T10:38:00Z">
            <w:rPr>
              <w:vertAlign w:val="subscript"/>
            </w:rPr>
          </w:rPrChange>
        </w:rPr>
      </w:pPr>
      <w:r w:rsidRPr="003E6C5C">
        <w:rPr>
          <w:sz w:val="32"/>
          <w:szCs w:val="32"/>
          <w:vertAlign w:val="subscript"/>
          <w:rPrChange w:id="28" w:author="Admin" w:date="2026-10-13T10:38:00Z">
            <w:rPr>
              <w:vertAlign w:val="subscript"/>
            </w:rPr>
          </w:rPrChange>
        </w:rPr>
        <w:t>Answers</w:t>
      </w:r>
    </w:p>
    <w:p w14:paraId="7A482E82" w14:textId="77777777" w:rsidR="00F7090A" w:rsidRPr="003E6C5C" w:rsidRDefault="00D00662" w:rsidP="001E64D5">
      <w:pPr>
        <w:rPr>
          <w:sz w:val="32"/>
          <w:szCs w:val="32"/>
          <w:vertAlign w:val="subscript"/>
          <w:rPrChange w:id="29" w:author="Admin" w:date="2026-10-13T10:38:00Z">
            <w:rPr>
              <w:vertAlign w:val="subscript"/>
            </w:rPr>
          </w:rPrChange>
        </w:rPr>
      </w:pPr>
      <w:r w:rsidRPr="003E6C5C">
        <w:rPr>
          <w:sz w:val="32"/>
          <w:szCs w:val="32"/>
          <w:vertAlign w:val="subscript"/>
          <w:rPrChange w:id="30" w:author="Admin" w:date="2026-10-13T10:38:00Z">
            <w:rPr>
              <w:vertAlign w:val="subscript"/>
            </w:rPr>
          </w:rPrChange>
        </w:rPr>
        <w:t>Question 1</w:t>
      </w:r>
    </w:p>
    <w:p w14:paraId="3E2D193A" w14:textId="77777777" w:rsidR="00F7090A" w:rsidRPr="003E6C5C" w:rsidRDefault="00D00662" w:rsidP="001E64D5">
      <w:pPr>
        <w:rPr>
          <w:sz w:val="32"/>
          <w:szCs w:val="32"/>
          <w:vertAlign w:val="subscript"/>
          <w:rPrChange w:id="31" w:author="Admin" w:date="2026-10-13T10:38:00Z">
            <w:rPr>
              <w:vertAlign w:val="subscript"/>
            </w:rPr>
          </w:rPrChange>
        </w:rPr>
      </w:pPr>
      <w:r w:rsidRPr="003E6C5C">
        <w:rPr>
          <w:noProof/>
          <w:sz w:val="32"/>
          <w:szCs w:val="32"/>
          <w:vertAlign w:val="subscript"/>
          <w:rPrChange w:id="32" w:author="Admin" w:date="2026-10-13T10:38:00Z">
            <w:rPr>
              <w:noProof/>
              <w:vertAlign w:val="subscript"/>
            </w:rPr>
          </w:rPrChange>
        </w:rPr>
        <mc:AlternateContent>
          <mc:Choice Requires="wpg">
            <w:drawing>
              <wp:inline distT="0" distB="0" distL="0" distR="0" wp14:anchorId="75ADC9D5" wp14:editId="2724F48E">
                <wp:extent cx="5908675" cy="12700"/>
                <wp:effectExtent l="0" t="0" r="0" b="0"/>
                <wp:docPr id="1077" name="Group 1077"/>
                <wp:cNvGraphicFramePr/>
                <a:graphic xmlns:a="http://schemas.openxmlformats.org/drawingml/2006/main">
                  <a:graphicData uri="http://schemas.microsoft.com/office/word/2010/wordprocessingGroup">
                    <wpg:wgp>
                      <wpg:cNvGrpSpPr/>
                      <wpg:grpSpPr>
                        <a:xfrm>
                          <a:off x="0" y="0"/>
                          <a:ext cx="5908675" cy="12700"/>
                          <a:chOff x="0" y="0"/>
                          <a:chExt cx="5908675" cy="12700"/>
                        </a:xfrm>
                      </wpg:grpSpPr>
                      <wps:wsp>
                        <wps:cNvPr id="44" name="Shape 44"/>
                        <wps:cNvSpPr/>
                        <wps:spPr>
                          <a:xfrm>
                            <a:off x="0" y="0"/>
                            <a:ext cx="5908675" cy="0"/>
                          </a:xfrm>
                          <a:custGeom>
                            <a:avLst/>
                            <a:gdLst/>
                            <a:ahLst/>
                            <a:cxnLst/>
                            <a:rect l="0" t="0" r="0" b="0"/>
                            <a:pathLst>
                              <a:path w="5908675">
                                <a:moveTo>
                                  <a:pt x="5908675" y="0"/>
                                </a:moveTo>
                                <a:lnTo>
                                  <a:pt x="0" y="0"/>
                                </a:lnTo>
                              </a:path>
                            </a:pathLst>
                          </a:custGeom>
                          <a:ln w="12700" cap="flat">
                            <a:round/>
                          </a:ln>
                        </wps:spPr>
                        <wps:style>
                          <a:lnRef idx="1">
                            <a:srgbClr val="1F3864"/>
                          </a:lnRef>
                          <a:fillRef idx="0">
                            <a:srgbClr val="000000">
                              <a:alpha val="0"/>
                            </a:srgbClr>
                          </a:fillRef>
                          <a:effectRef idx="0">
                            <a:scrgbClr r="0" g="0" b="0"/>
                          </a:effectRef>
                          <a:fontRef idx="none"/>
                        </wps:style>
                        <wps:bodyPr/>
                      </wps:wsp>
                      <wps:wsp>
                        <wps:cNvPr id="45" name="Shape 45"/>
                        <wps:cNvSpPr/>
                        <wps:spPr>
                          <a:xfrm>
                            <a:off x="0" y="0"/>
                            <a:ext cx="5908675" cy="0"/>
                          </a:xfrm>
                          <a:custGeom>
                            <a:avLst/>
                            <a:gdLst/>
                            <a:ahLst/>
                            <a:cxnLst/>
                            <a:rect l="0" t="0" r="0" b="0"/>
                            <a:pathLst>
                              <a:path w="5908675">
                                <a:moveTo>
                                  <a:pt x="5908675" y="0"/>
                                </a:moveTo>
                                <a:lnTo>
                                  <a:pt x="0" y="0"/>
                                </a:lnTo>
                              </a:path>
                            </a:pathLst>
                          </a:custGeom>
                          <a:ln w="12700" cap="flat">
                            <a:round/>
                          </a:ln>
                        </wps:spPr>
                        <wps:style>
                          <a:lnRef idx="1">
                            <a:srgbClr val="1F3864"/>
                          </a:lnRef>
                          <a:fillRef idx="0">
                            <a:srgbClr val="000000">
                              <a:alpha val="0"/>
                            </a:srgbClr>
                          </a:fillRef>
                          <a:effectRef idx="0">
                            <a:scrgbClr r="0" g="0" b="0"/>
                          </a:effectRef>
                          <a:fontRef idx="none"/>
                        </wps:style>
                        <wps:bodyPr/>
                      </wps:wsp>
                    </wpg:wgp>
                  </a:graphicData>
                </a:graphic>
              </wp:inline>
            </w:drawing>
          </mc:Choice>
          <mc:Fallback>
            <w:pict>
              <v:group w14:anchorId="727E6804" id="Group 1077" o:spid="_x0000_s1026" style="width:465.25pt;height:1pt;mso-position-horizontal-relative:char;mso-position-vertical-relative:line" coordsize="5908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">
                <v:shape id="Shape 44" o:spid="_x0000_s1027" style="position:absolute;width:59086;height:0;visibility:visible;mso-wrap-style:square;v-text-anchor:top" coordsize="59086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Tb0MMA&#10;AADbAAAADwAAAGRycy9kb3ducmV2LnhtbESPwWrDMBBE74H+g9hCb7GcYELtWgmhEAi92Smhx621&#10;tU2slSspsfv3VaGQ4zAzb5hyN5tB3Mj53rKCVZKCIG6s7rlV8H46LJ9B+ICscbBMCn7Iw277sCix&#10;0Hbiim51aEWEsC9QQRfCWEjpm44M+sSOxNH7ss5giNK1UjucItwMcp2mG2mw57jQ4UivHTWX+moU&#10;fG8+z9bnVeq4N2+XKvvIr81RqafHef8CItAc7uH/9lEryDL4+xJ/gN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oTb0MMAAADbAAAADwAAAAAAAAAAAAAAAACYAgAAZHJzL2Rv&#10;d25yZXYueG1sUEsFBgAAAAAEAAQA9QAAAIgDAAAAAA==&#10;" path="m5908675,l,e" filled="f" strokecolor="#1f3864" strokeweight="1pt">
                  <v:path arrowok="t" textboxrect="0,0,5908675,0"/>
                </v:shape>
                <v:shape id="Shape 45" o:spid="_x0000_s1028" style="position:absolute;width:59086;height:0;visibility:visible;mso-wrap-style:square;v-text-anchor:top" coordsize="59086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h+S8EA&#10;AADbAAAADwAAAGRycy9kb3ducmV2LnhtbESPQYvCMBSE74L/ITzBm6aKK1qNIoIg3uqKeHw2z7bY&#10;vNQkav33m4WFPQ4z8w2zXLemFi9yvrKsYDRMQBDnVldcKDh97wYzED4ga6wtk4IPeVivup0lptq+&#10;OaPXMRQiQtinqKAMoUml9HlJBv3QNsTRu1lnMETpCqkdviPc1HKcJFNpsOK4UGJD25Ly+/FpFDym&#10;17P18yxxXJnDPZtc5s98r1S/124WIAK14T/8195rBZMv+P0Sf4Bc/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XIfkvBAAAA2wAAAA8AAAAAAAAAAAAAAAAAmAIAAGRycy9kb3du&#10;cmV2LnhtbFBLBQYAAAAABAAEAPUAAACGAwAAAAA=&#10;" path="m5908675,l,e" filled="f" strokecolor="#1f3864" strokeweight="1pt">
                  <v:path arrowok="t" textboxrect="0,0,5908675,0"/>
                </v:shape>
                <w10:anchorlock/>
              </v:group>
            </w:pict>
          </mc:Fallback>
        </mc:AlternateContent>
      </w:r>
    </w:p>
    <w:p w14:paraId="632DA467" w14:textId="77777777" w:rsidR="00F7090A" w:rsidRPr="003E6C5C" w:rsidRDefault="00D00662" w:rsidP="001E64D5">
      <w:pPr>
        <w:rPr>
          <w:sz w:val="32"/>
          <w:szCs w:val="32"/>
          <w:vertAlign w:val="subscript"/>
          <w:rPrChange w:id="33" w:author="Admin" w:date="2026-10-13T10:38:00Z">
            <w:rPr>
              <w:vertAlign w:val="subscript"/>
            </w:rPr>
          </w:rPrChange>
        </w:rPr>
      </w:pPr>
      <w:r w:rsidRPr="003E6C5C">
        <w:rPr>
          <w:sz w:val="32"/>
          <w:szCs w:val="32"/>
          <w:vertAlign w:val="subscript"/>
          <w:rPrChange w:id="34" w:author="Admin" w:date="2026-10-13T10:38:00Z">
            <w:rPr>
              <w:vertAlign w:val="subscript"/>
            </w:rPr>
          </w:rPrChange>
        </w:rPr>
        <w:t>1</w:t>
      </w:r>
      <w:r w:rsidR="00642A44" w:rsidRPr="003E6C5C">
        <w:rPr>
          <w:sz w:val="32"/>
          <w:szCs w:val="32"/>
          <w:vertAlign w:val="subscript"/>
          <w:rPrChange w:id="35" w:author="Admin" w:date="2026-10-13T10:38:00Z">
            <w:rPr>
              <w:vertAlign w:val="subscript"/>
            </w:rPr>
          </w:rPrChange>
        </w:rPr>
        <w:t>(a)</w:t>
      </w:r>
    </w:p>
    <w:p w14:paraId="6908F78E" w14:textId="77777777" w:rsidR="001E64D5" w:rsidRPr="003E6C5C" w:rsidRDefault="00D00662" w:rsidP="001E64D5">
      <w:pPr>
        <w:rPr>
          <w:sz w:val="32"/>
          <w:szCs w:val="32"/>
          <w:vertAlign w:val="subscript"/>
          <w:rPrChange w:id="36" w:author="Admin" w:date="2026-10-13T10:38:00Z">
            <w:rPr>
              <w:vertAlign w:val="subscript"/>
            </w:rPr>
          </w:rPrChange>
        </w:rPr>
      </w:pPr>
      <w:r w:rsidRPr="003E6C5C">
        <w:rPr>
          <w:sz w:val="32"/>
          <w:szCs w:val="32"/>
          <w:vertAlign w:val="subscript"/>
          <w:rPrChange w:id="37" w:author="Admin" w:date="2026-10-13T10:38:00Z">
            <w:rPr>
              <w:vertAlign w:val="subscript"/>
            </w:rPr>
          </w:rPrChange>
        </w:rPr>
        <w:t>Equilibrium Price a - bp = c+dp</w:t>
      </w:r>
    </w:p>
    <w:p w14:paraId="180DF142" w14:textId="77777777" w:rsidR="00F7090A" w:rsidRPr="003E6C5C" w:rsidRDefault="00D00662" w:rsidP="001E64D5">
      <w:pPr>
        <w:rPr>
          <w:sz w:val="32"/>
          <w:szCs w:val="32"/>
          <w:vertAlign w:val="subscript"/>
          <w:rPrChange w:id="38" w:author="Admin" w:date="2026-10-13T10:38:00Z">
            <w:rPr>
              <w:vertAlign w:val="subscript"/>
            </w:rPr>
          </w:rPrChange>
        </w:rPr>
      </w:pPr>
      <w:r w:rsidRPr="003E6C5C">
        <w:rPr>
          <w:sz w:val="32"/>
          <w:szCs w:val="32"/>
          <w:vertAlign w:val="subscript"/>
          <w:rPrChange w:id="39" w:author="Admin" w:date="2026-10-13T10:38:00Z">
            <w:rPr>
              <w:vertAlign w:val="subscript"/>
            </w:rPr>
          </w:rPrChange>
        </w:rPr>
        <w:t xml:space="preserve"> 100-2 p = 20+3p</w:t>
      </w:r>
    </w:p>
    <w:p w14:paraId="69ED2F51" w14:textId="77777777" w:rsidR="00F7090A" w:rsidRPr="003E6C5C" w:rsidRDefault="00D00662" w:rsidP="001E64D5">
      <w:pPr>
        <w:rPr>
          <w:sz w:val="32"/>
          <w:szCs w:val="32"/>
          <w:vertAlign w:val="subscript"/>
          <w:rPrChange w:id="40" w:author="Admin" w:date="2026-10-13T10:38:00Z">
            <w:rPr>
              <w:vertAlign w:val="subscript"/>
            </w:rPr>
          </w:rPrChange>
        </w:rPr>
      </w:pPr>
      <w:r w:rsidRPr="003E6C5C">
        <w:rPr>
          <w:sz w:val="32"/>
          <w:szCs w:val="32"/>
          <w:vertAlign w:val="subscript"/>
          <w:rPrChange w:id="41" w:author="Admin" w:date="2026-10-13T10:38:00Z">
            <w:rPr>
              <w:vertAlign w:val="subscript"/>
            </w:rPr>
          </w:rPrChange>
        </w:rPr>
        <w:t>100-20 = 3 p+2p</w:t>
      </w:r>
    </w:p>
    <w:p w14:paraId="4B3D150F" w14:textId="77777777" w:rsidR="00F7090A" w:rsidRPr="003E6C5C" w:rsidRDefault="001E64D5" w:rsidP="001E64D5">
      <w:pPr>
        <w:rPr>
          <w:sz w:val="32"/>
          <w:szCs w:val="32"/>
          <w:vertAlign w:val="subscript"/>
          <w:rPrChange w:id="42" w:author="Admin" w:date="2026-10-13T10:38:00Z">
            <w:rPr>
              <w:vertAlign w:val="subscript"/>
            </w:rPr>
          </w:rPrChange>
        </w:rPr>
      </w:pPr>
      <w:r w:rsidRPr="003E6C5C">
        <w:rPr>
          <w:sz w:val="32"/>
          <w:szCs w:val="32"/>
          <w:vertAlign w:val="subscript"/>
          <w:rPrChange w:id="43" w:author="Admin" w:date="2026-10-13T10:38:00Z">
            <w:rPr>
              <w:vertAlign w:val="subscript"/>
            </w:rPr>
          </w:rPrChange>
        </w:rPr>
        <w:t>80 =</w:t>
      </w:r>
      <w:r w:rsidR="00D00662" w:rsidRPr="003E6C5C">
        <w:rPr>
          <w:sz w:val="32"/>
          <w:szCs w:val="32"/>
          <w:vertAlign w:val="subscript"/>
          <w:rPrChange w:id="44" w:author="Admin" w:date="2026-10-13T10:38:00Z">
            <w:rPr>
              <w:vertAlign w:val="subscript"/>
            </w:rPr>
          </w:rPrChange>
        </w:rPr>
        <w:t xml:space="preserve"> 5p</w:t>
      </w:r>
    </w:p>
    <w:p w14:paraId="015DCA1A" w14:textId="77777777" w:rsidR="00F7090A" w:rsidRPr="003E6C5C" w:rsidRDefault="00D00662" w:rsidP="001E64D5">
      <w:pPr>
        <w:rPr>
          <w:sz w:val="32"/>
          <w:szCs w:val="32"/>
          <w:vertAlign w:val="subscript"/>
          <w:rPrChange w:id="45" w:author="Admin" w:date="2026-10-13T10:38:00Z">
            <w:rPr>
              <w:vertAlign w:val="subscript"/>
            </w:rPr>
          </w:rPrChange>
        </w:rPr>
      </w:pPr>
      <w:r w:rsidRPr="003E6C5C">
        <w:rPr>
          <w:sz w:val="32"/>
          <w:szCs w:val="32"/>
          <w:vertAlign w:val="subscript"/>
          <w:rPrChange w:id="46" w:author="Admin" w:date="2026-10-13T10:38:00Z">
            <w:rPr>
              <w:vertAlign w:val="subscript"/>
            </w:rPr>
          </w:rPrChange>
        </w:rPr>
        <w:t>80 /5 = 5p/ 5</w:t>
      </w:r>
    </w:p>
    <w:p w14:paraId="061EFF45" w14:textId="77777777" w:rsidR="00F7090A" w:rsidRPr="003E6C5C" w:rsidRDefault="001E64D5" w:rsidP="001E64D5">
      <w:pPr>
        <w:rPr>
          <w:sz w:val="32"/>
          <w:szCs w:val="32"/>
          <w:vertAlign w:val="subscript"/>
          <w:rPrChange w:id="47" w:author="Admin" w:date="2026-10-13T10:38:00Z">
            <w:rPr>
              <w:vertAlign w:val="subscript"/>
            </w:rPr>
          </w:rPrChange>
        </w:rPr>
      </w:pPr>
      <w:r w:rsidRPr="003E6C5C">
        <w:rPr>
          <w:sz w:val="32"/>
          <w:szCs w:val="32"/>
          <w:vertAlign w:val="subscript"/>
          <w:rPrChange w:id="48" w:author="Admin" w:date="2026-10-13T10:38:00Z">
            <w:rPr>
              <w:vertAlign w:val="subscript"/>
            </w:rPr>
          </w:rPrChange>
        </w:rPr>
        <w:t>16 =</w:t>
      </w:r>
      <w:r w:rsidR="00D00662" w:rsidRPr="003E6C5C">
        <w:rPr>
          <w:sz w:val="32"/>
          <w:szCs w:val="32"/>
          <w:vertAlign w:val="subscript"/>
          <w:rPrChange w:id="49" w:author="Admin" w:date="2026-10-13T10:38:00Z">
            <w:rPr>
              <w:vertAlign w:val="subscript"/>
            </w:rPr>
          </w:rPrChange>
        </w:rPr>
        <w:t xml:space="preserve"> P</w:t>
      </w:r>
    </w:p>
    <w:p w14:paraId="6E33B9E7" w14:textId="77777777" w:rsidR="00F7090A" w:rsidRPr="003E6C5C" w:rsidRDefault="00D00662" w:rsidP="001E64D5">
      <w:pPr>
        <w:rPr>
          <w:sz w:val="32"/>
          <w:szCs w:val="32"/>
          <w:vertAlign w:val="subscript"/>
          <w:rPrChange w:id="50" w:author="Admin" w:date="2026-10-13T10:38:00Z">
            <w:rPr>
              <w:vertAlign w:val="subscript"/>
            </w:rPr>
          </w:rPrChange>
        </w:rPr>
      </w:pPr>
      <w:r w:rsidRPr="003E6C5C">
        <w:rPr>
          <w:sz w:val="32"/>
          <w:szCs w:val="32"/>
          <w:vertAlign w:val="subscript"/>
          <w:rPrChange w:id="51" w:author="Admin" w:date="2026-10-13T10:38:00Z">
            <w:rPr>
              <w:vertAlign w:val="subscript"/>
            </w:rPr>
          </w:rPrChange>
        </w:rPr>
        <w:t>Equilibrium Price is $16</w:t>
      </w:r>
    </w:p>
    <w:p w14:paraId="516FD554" w14:textId="77777777" w:rsidR="001E64D5" w:rsidRPr="003E6C5C" w:rsidRDefault="00D00662" w:rsidP="001E64D5">
      <w:pPr>
        <w:rPr>
          <w:sz w:val="32"/>
          <w:szCs w:val="32"/>
          <w:vertAlign w:val="subscript"/>
          <w:rPrChange w:id="52" w:author="Admin" w:date="2026-10-13T10:38:00Z">
            <w:rPr>
              <w:vertAlign w:val="subscript"/>
            </w:rPr>
          </w:rPrChange>
        </w:rPr>
      </w:pPr>
      <w:r w:rsidRPr="003E6C5C">
        <w:rPr>
          <w:sz w:val="32"/>
          <w:szCs w:val="32"/>
          <w:vertAlign w:val="subscript"/>
          <w:rPrChange w:id="53" w:author="Admin" w:date="2026-10-13T10:38:00Z">
            <w:rPr>
              <w:vertAlign w:val="subscript"/>
            </w:rPr>
          </w:rPrChange>
        </w:rPr>
        <w:t>Equilibrium Quantity</w:t>
      </w:r>
    </w:p>
    <w:p w14:paraId="4A57EA15" w14:textId="77777777" w:rsidR="00F7090A" w:rsidRPr="003E6C5C" w:rsidRDefault="00D00662" w:rsidP="001E64D5">
      <w:pPr>
        <w:rPr>
          <w:sz w:val="32"/>
          <w:szCs w:val="32"/>
          <w:vertAlign w:val="subscript"/>
          <w:rPrChange w:id="54" w:author="Admin" w:date="2026-10-13T10:38:00Z">
            <w:rPr>
              <w:vertAlign w:val="subscript"/>
            </w:rPr>
          </w:rPrChange>
        </w:rPr>
      </w:pPr>
      <w:r w:rsidRPr="003E6C5C">
        <w:rPr>
          <w:sz w:val="32"/>
          <w:szCs w:val="32"/>
          <w:vertAlign w:val="subscript"/>
          <w:rPrChange w:id="55" w:author="Admin" w:date="2026-10-13T10:38:00Z">
            <w:rPr>
              <w:vertAlign w:val="subscript"/>
            </w:rPr>
          </w:rPrChange>
        </w:rPr>
        <w:t xml:space="preserve"> = 100-2p</w:t>
      </w:r>
    </w:p>
    <w:p w14:paraId="29BBF70E" w14:textId="77777777" w:rsidR="00F7090A" w:rsidRPr="003E6C5C" w:rsidRDefault="001E64D5" w:rsidP="001E64D5">
      <w:pPr>
        <w:rPr>
          <w:sz w:val="32"/>
          <w:szCs w:val="32"/>
          <w:vertAlign w:val="subscript"/>
          <w:rPrChange w:id="56" w:author="Admin" w:date="2026-10-13T10:38:00Z">
            <w:rPr>
              <w:vertAlign w:val="subscript"/>
            </w:rPr>
          </w:rPrChange>
        </w:rPr>
      </w:pPr>
      <w:r w:rsidRPr="003E6C5C">
        <w:rPr>
          <w:sz w:val="32"/>
          <w:szCs w:val="32"/>
          <w:vertAlign w:val="subscript"/>
          <w:rPrChange w:id="57" w:author="Admin" w:date="2026-10-13T10:38:00Z">
            <w:rPr>
              <w:vertAlign w:val="subscript"/>
            </w:rPr>
          </w:rPrChange>
        </w:rPr>
        <w:t>= 100</w:t>
      </w:r>
      <w:r w:rsidR="00D00662" w:rsidRPr="003E6C5C">
        <w:rPr>
          <w:sz w:val="32"/>
          <w:szCs w:val="32"/>
          <w:vertAlign w:val="subscript"/>
          <w:rPrChange w:id="58" w:author="Admin" w:date="2026-10-13T10:38:00Z">
            <w:rPr>
              <w:vertAlign w:val="subscript"/>
            </w:rPr>
          </w:rPrChange>
        </w:rPr>
        <w:t xml:space="preserve"> </w:t>
      </w:r>
      <w:r w:rsidR="00642A44" w:rsidRPr="003E6C5C">
        <w:rPr>
          <w:sz w:val="32"/>
          <w:szCs w:val="32"/>
          <w:vertAlign w:val="subscript"/>
          <w:rPrChange w:id="59" w:author="Admin" w:date="2026-10-13T10:38:00Z">
            <w:rPr>
              <w:vertAlign w:val="subscript"/>
            </w:rPr>
          </w:rPrChange>
        </w:rPr>
        <w:t>–</w:t>
      </w:r>
      <w:r w:rsidR="00D00662" w:rsidRPr="003E6C5C">
        <w:rPr>
          <w:sz w:val="32"/>
          <w:szCs w:val="32"/>
          <w:vertAlign w:val="subscript"/>
          <w:rPrChange w:id="60" w:author="Admin" w:date="2026-10-13T10:38:00Z">
            <w:rPr>
              <w:vertAlign w:val="subscript"/>
            </w:rPr>
          </w:rPrChange>
        </w:rPr>
        <w:t xml:space="preserve"> </w:t>
      </w:r>
      <w:r w:rsidR="00642A44" w:rsidRPr="003E6C5C">
        <w:rPr>
          <w:sz w:val="32"/>
          <w:szCs w:val="32"/>
          <w:vertAlign w:val="subscript"/>
          <w:rPrChange w:id="61" w:author="Admin" w:date="2026-10-13T10:38:00Z">
            <w:rPr>
              <w:vertAlign w:val="subscript"/>
            </w:rPr>
          </w:rPrChange>
        </w:rPr>
        <w:t>(</w:t>
      </w:r>
      <w:r w:rsidR="00D00662" w:rsidRPr="003E6C5C">
        <w:rPr>
          <w:sz w:val="32"/>
          <w:szCs w:val="32"/>
          <w:vertAlign w:val="subscript"/>
          <w:rPrChange w:id="62" w:author="Admin" w:date="2026-10-13T10:38:00Z">
            <w:rPr>
              <w:vertAlign w:val="subscript"/>
            </w:rPr>
          </w:rPrChange>
        </w:rPr>
        <w:t>2× 16</w:t>
      </w:r>
      <w:r w:rsidR="00642A44" w:rsidRPr="003E6C5C">
        <w:rPr>
          <w:sz w:val="32"/>
          <w:szCs w:val="32"/>
          <w:vertAlign w:val="subscript"/>
          <w:rPrChange w:id="63" w:author="Admin" w:date="2026-10-13T10:38:00Z">
            <w:rPr>
              <w:vertAlign w:val="subscript"/>
            </w:rPr>
          </w:rPrChange>
        </w:rPr>
        <w:t>)</w:t>
      </w:r>
    </w:p>
    <w:p w14:paraId="2B019C3E" w14:textId="77777777" w:rsidR="00F7090A" w:rsidRPr="003E6C5C" w:rsidRDefault="001E64D5" w:rsidP="00642A44">
      <w:pPr>
        <w:tabs>
          <w:tab w:val="center" w:pos="4968"/>
        </w:tabs>
        <w:rPr>
          <w:sz w:val="32"/>
          <w:szCs w:val="32"/>
          <w:vertAlign w:val="subscript"/>
          <w:rPrChange w:id="64" w:author="Admin" w:date="2026-10-13T10:38:00Z">
            <w:rPr>
              <w:vertAlign w:val="subscript"/>
            </w:rPr>
          </w:rPrChange>
        </w:rPr>
      </w:pPr>
      <w:r w:rsidRPr="003E6C5C">
        <w:rPr>
          <w:sz w:val="32"/>
          <w:szCs w:val="32"/>
          <w:vertAlign w:val="subscript"/>
          <w:rPrChange w:id="65" w:author="Admin" w:date="2026-10-13T10:38:00Z">
            <w:rPr>
              <w:vertAlign w:val="subscript"/>
            </w:rPr>
          </w:rPrChange>
        </w:rPr>
        <w:t>= 100 -</w:t>
      </w:r>
      <w:r w:rsidR="00D00662" w:rsidRPr="003E6C5C">
        <w:rPr>
          <w:sz w:val="32"/>
          <w:szCs w:val="32"/>
          <w:vertAlign w:val="subscript"/>
          <w:rPrChange w:id="66" w:author="Admin" w:date="2026-10-13T10:38:00Z">
            <w:rPr>
              <w:vertAlign w:val="subscript"/>
            </w:rPr>
          </w:rPrChange>
        </w:rPr>
        <w:t xml:space="preserve"> (32)</w:t>
      </w:r>
      <w:r w:rsidR="00642A44" w:rsidRPr="003E6C5C">
        <w:rPr>
          <w:sz w:val="32"/>
          <w:szCs w:val="32"/>
          <w:vertAlign w:val="subscript"/>
          <w:rPrChange w:id="67" w:author="Admin" w:date="2026-10-13T10:38:00Z">
            <w:rPr>
              <w:vertAlign w:val="subscript"/>
            </w:rPr>
          </w:rPrChange>
        </w:rPr>
        <w:tab/>
      </w:r>
    </w:p>
    <w:p w14:paraId="77D3CD4A" w14:textId="77777777" w:rsidR="00F7090A" w:rsidRPr="003E6C5C" w:rsidRDefault="00D00662" w:rsidP="001E64D5">
      <w:pPr>
        <w:rPr>
          <w:sz w:val="32"/>
          <w:szCs w:val="32"/>
          <w:vertAlign w:val="subscript"/>
          <w:rPrChange w:id="68" w:author="Admin" w:date="2026-10-13T10:38:00Z">
            <w:rPr>
              <w:vertAlign w:val="subscript"/>
            </w:rPr>
          </w:rPrChange>
        </w:rPr>
      </w:pPr>
      <w:r w:rsidRPr="003E6C5C">
        <w:rPr>
          <w:sz w:val="32"/>
          <w:szCs w:val="32"/>
          <w:vertAlign w:val="subscript"/>
          <w:rPrChange w:id="69" w:author="Admin" w:date="2026-10-13T10:38:00Z">
            <w:rPr>
              <w:vertAlign w:val="subscript"/>
            </w:rPr>
          </w:rPrChange>
        </w:rPr>
        <w:t>= 100-32</w:t>
      </w:r>
    </w:p>
    <w:p w14:paraId="137776C3" w14:textId="77777777" w:rsidR="00F7090A" w:rsidRPr="003E6C5C" w:rsidRDefault="00D00662" w:rsidP="001E64D5">
      <w:pPr>
        <w:rPr>
          <w:sz w:val="32"/>
          <w:szCs w:val="32"/>
          <w:vertAlign w:val="subscript"/>
          <w:rPrChange w:id="70" w:author="Admin" w:date="2026-10-13T10:38:00Z">
            <w:rPr>
              <w:vertAlign w:val="subscript"/>
            </w:rPr>
          </w:rPrChange>
        </w:rPr>
      </w:pPr>
      <w:r w:rsidRPr="003E6C5C">
        <w:rPr>
          <w:sz w:val="32"/>
          <w:szCs w:val="32"/>
          <w:vertAlign w:val="subscript"/>
          <w:rPrChange w:id="71" w:author="Admin" w:date="2026-10-13T10:38:00Z">
            <w:rPr>
              <w:vertAlign w:val="subscript"/>
            </w:rPr>
          </w:rPrChange>
        </w:rPr>
        <w:t>=   68</w:t>
      </w:r>
    </w:p>
    <w:p w14:paraId="6913D973" w14:textId="77777777" w:rsidR="00F7090A" w:rsidRPr="003E6C5C" w:rsidRDefault="00642A44" w:rsidP="001E64D5">
      <w:pPr>
        <w:rPr>
          <w:sz w:val="32"/>
          <w:szCs w:val="32"/>
          <w:vertAlign w:val="subscript"/>
          <w:rPrChange w:id="72" w:author="Admin" w:date="2026-10-13T10:38:00Z">
            <w:rPr>
              <w:vertAlign w:val="subscript"/>
            </w:rPr>
          </w:rPrChange>
        </w:rPr>
      </w:pPr>
      <w:r w:rsidRPr="003E6C5C">
        <w:rPr>
          <w:sz w:val="32"/>
          <w:szCs w:val="32"/>
          <w:vertAlign w:val="subscript"/>
          <w:rPrChange w:id="73" w:author="Admin" w:date="2026-10-13T10:38:00Z">
            <w:rPr>
              <w:vertAlign w:val="subscript"/>
            </w:rPr>
          </w:rPrChange>
        </w:rPr>
        <w:t>= 20</w:t>
      </w:r>
      <w:r w:rsidR="00D00662" w:rsidRPr="003E6C5C">
        <w:rPr>
          <w:sz w:val="32"/>
          <w:szCs w:val="32"/>
          <w:vertAlign w:val="subscript"/>
          <w:rPrChange w:id="74" w:author="Admin" w:date="2026-10-13T10:38:00Z">
            <w:rPr>
              <w:vertAlign w:val="subscript"/>
            </w:rPr>
          </w:rPrChange>
        </w:rPr>
        <w:t>+3P</w:t>
      </w:r>
    </w:p>
    <w:p w14:paraId="3989FCF9" w14:textId="77777777" w:rsidR="00F7090A" w:rsidRPr="003E6C5C" w:rsidRDefault="00642A44" w:rsidP="001E64D5">
      <w:pPr>
        <w:rPr>
          <w:sz w:val="32"/>
          <w:szCs w:val="32"/>
          <w:vertAlign w:val="subscript"/>
          <w:rPrChange w:id="75" w:author="Admin" w:date="2026-10-13T10:38:00Z">
            <w:rPr>
              <w:vertAlign w:val="subscript"/>
            </w:rPr>
          </w:rPrChange>
        </w:rPr>
      </w:pPr>
      <w:r w:rsidRPr="003E6C5C">
        <w:rPr>
          <w:sz w:val="32"/>
          <w:szCs w:val="32"/>
          <w:vertAlign w:val="subscript"/>
          <w:rPrChange w:id="76" w:author="Admin" w:date="2026-10-13T10:38:00Z">
            <w:rPr>
              <w:vertAlign w:val="subscript"/>
            </w:rPr>
          </w:rPrChange>
        </w:rPr>
        <w:t>= 20+ (</w:t>
      </w:r>
      <w:r w:rsidR="00D00662" w:rsidRPr="003E6C5C">
        <w:rPr>
          <w:sz w:val="32"/>
          <w:szCs w:val="32"/>
          <w:vertAlign w:val="subscript"/>
          <w:rPrChange w:id="77" w:author="Admin" w:date="2026-10-13T10:38:00Z">
            <w:rPr>
              <w:vertAlign w:val="subscript"/>
            </w:rPr>
          </w:rPrChange>
        </w:rPr>
        <w:t>3× 16</w:t>
      </w:r>
      <w:r w:rsidRPr="003E6C5C">
        <w:rPr>
          <w:sz w:val="32"/>
          <w:szCs w:val="32"/>
          <w:vertAlign w:val="subscript"/>
          <w:rPrChange w:id="78" w:author="Admin" w:date="2026-10-13T10:38:00Z">
            <w:rPr>
              <w:vertAlign w:val="subscript"/>
            </w:rPr>
          </w:rPrChange>
        </w:rPr>
        <w:t>)</w:t>
      </w:r>
    </w:p>
    <w:p w14:paraId="7DBAC162" w14:textId="77777777" w:rsidR="00F7090A" w:rsidRPr="003E6C5C" w:rsidRDefault="00D00662" w:rsidP="001E64D5">
      <w:pPr>
        <w:rPr>
          <w:sz w:val="32"/>
          <w:szCs w:val="32"/>
          <w:vertAlign w:val="subscript"/>
          <w:rPrChange w:id="79" w:author="Admin" w:date="2026-10-13T10:38:00Z">
            <w:rPr>
              <w:vertAlign w:val="subscript"/>
            </w:rPr>
          </w:rPrChange>
        </w:rPr>
      </w:pPr>
      <w:r w:rsidRPr="003E6C5C">
        <w:rPr>
          <w:sz w:val="32"/>
          <w:szCs w:val="32"/>
          <w:vertAlign w:val="subscript"/>
          <w:rPrChange w:id="80" w:author="Admin" w:date="2026-10-13T10:38:00Z">
            <w:rPr>
              <w:vertAlign w:val="subscript"/>
            </w:rPr>
          </w:rPrChange>
        </w:rPr>
        <w:t>= 20+48</w:t>
      </w:r>
    </w:p>
    <w:p w14:paraId="0099C025" w14:textId="77777777" w:rsidR="00F7090A" w:rsidRPr="003E6C5C" w:rsidRDefault="00D00662" w:rsidP="001E64D5">
      <w:pPr>
        <w:rPr>
          <w:sz w:val="32"/>
          <w:szCs w:val="32"/>
          <w:vertAlign w:val="subscript"/>
          <w:rPrChange w:id="81" w:author="Admin" w:date="2026-10-13T10:38:00Z">
            <w:rPr>
              <w:vertAlign w:val="subscript"/>
            </w:rPr>
          </w:rPrChange>
        </w:rPr>
      </w:pPr>
      <w:r w:rsidRPr="003E6C5C">
        <w:rPr>
          <w:sz w:val="32"/>
          <w:szCs w:val="32"/>
          <w:vertAlign w:val="subscript"/>
          <w:rPrChange w:id="82" w:author="Admin" w:date="2026-10-13T10:38:00Z">
            <w:rPr>
              <w:vertAlign w:val="subscript"/>
            </w:rPr>
          </w:rPrChange>
        </w:rPr>
        <w:t>=   68</w:t>
      </w:r>
    </w:p>
    <w:p w14:paraId="256D025E" w14:textId="77777777" w:rsidR="00F7090A" w:rsidRPr="003E6C5C" w:rsidRDefault="00D00662" w:rsidP="001E64D5">
      <w:pPr>
        <w:rPr>
          <w:sz w:val="32"/>
          <w:szCs w:val="32"/>
          <w:vertAlign w:val="subscript"/>
          <w:rPrChange w:id="83" w:author="Admin" w:date="2026-10-13T10:38:00Z">
            <w:rPr>
              <w:vertAlign w:val="subscript"/>
            </w:rPr>
          </w:rPrChange>
        </w:rPr>
      </w:pPr>
      <w:r w:rsidRPr="003E6C5C">
        <w:rPr>
          <w:sz w:val="32"/>
          <w:szCs w:val="32"/>
          <w:vertAlign w:val="subscript"/>
          <w:rPrChange w:id="84" w:author="Admin" w:date="2026-10-13T10:38:00Z">
            <w:rPr>
              <w:vertAlign w:val="subscript"/>
            </w:rPr>
          </w:rPrChange>
        </w:rPr>
        <w:t>Equilibrium Quantity is 68 units</w:t>
      </w:r>
    </w:p>
    <w:p w14:paraId="62008918" w14:textId="77777777" w:rsidR="00F7090A" w:rsidRPr="003E6C5C" w:rsidRDefault="00D00662" w:rsidP="001E64D5">
      <w:pPr>
        <w:rPr>
          <w:sz w:val="32"/>
          <w:szCs w:val="32"/>
          <w:vertAlign w:val="subscript"/>
          <w:rPrChange w:id="85" w:author="Admin" w:date="2026-10-13T10:38:00Z">
            <w:rPr>
              <w:vertAlign w:val="subscript"/>
            </w:rPr>
          </w:rPrChange>
        </w:rPr>
      </w:pPr>
      <w:r w:rsidRPr="003E6C5C">
        <w:rPr>
          <w:sz w:val="32"/>
          <w:szCs w:val="32"/>
          <w:vertAlign w:val="subscript"/>
          <w:rPrChange w:id="86" w:author="Admin" w:date="2026-10-13T10:38:00Z">
            <w:rPr>
              <w:vertAlign w:val="subscript"/>
            </w:rPr>
          </w:rPrChange>
        </w:rPr>
        <w:t>Note; for demand function we have a subtraction sign because demand has a negative relationship with price according to the law of demand.</w:t>
      </w:r>
    </w:p>
    <w:p w14:paraId="499844DB" w14:textId="77777777" w:rsidR="00F7090A" w:rsidRPr="003E6C5C" w:rsidRDefault="00D00662" w:rsidP="001E64D5">
      <w:pPr>
        <w:rPr>
          <w:sz w:val="32"/>
          <w:szCs w:val="32"/>
          <w:vertAlign w:val="subscript"/>
          <w:rPrChange w:id="87" w:author="Admin" w:date="2026-10-13T10:38:00Z">
            <w:rPr>
              <w:vertAlign w:val="subscript"/>
            </w:rPr>
          </w:rPrChange>
        </w:rPr>
      </w:pPr>
      <w:r w:rsidRPr="003E6C5C">
        <w:rPr>
          <w:sz w:val="32"/>
          <w:szCs w:val="32"/>
          <w:vertAlign w:val="subscript"/>
          <w:rPrChange w:id="88" w:author="Admin" w:date="2026-10-13T10:38:00Z">
            <w:rPr>
              <w:vertAlign w:val="subscript"/>
            </w:rPr>
          </w:rPrChange>
        </w:rPr>
        <w:t>For supply function we have an addition sign because supply has a positive relationship with price according to the law of demand.</w:t>
      </w:r>
    </w:p>
    <w:p w14:paraId="719673B3" w14:textId="77777777" w:rsidR="00F7090A" w:rsidRPr="003E6C5C" w:rsidRDefault="00D00662" w:rsidP="001E64D5">
      <w:pPr>
        <w:rPr>
          <w:sz w:val="32"/>
          <w:szCs w:val="32"/>
          <w:vertAlign w:val="subscript"/>
          <w:rPrChange w:id="89" w:author="Admin" w:date="2026-10-13T10:38:00Z">
            <w:rPr>
              <w:vertAlign w:val="subscript"/>
            </w:rPr>
          </w:rPrChange>
        </w:rPr>
      </w:pPr>
      <w:r w:rsidRPr="003E6C5C">
        <w:rPr>
          <w:sz w:val="32"/>
          <w:szCs w:val="32"/>
          <w:vertAlign w:val="subscript"/>
          <w:rPrChange w:id="90" w:author="Admin" w:date="2026-10-13T10:38:00Z">
            <w:rPr>
              <w:vertAlign w:val="subscript"/>
            </w:rPr>
          </w:rPrChange>
        </w:rPr>
        <w:t>1</w:t>
      </w:r>
      <w:r w:rsidR="00642A44" w:rsidRPr="003E6C5C">
        <w:rPr>
          <w:sz w:val="32"/>
          <w:szCs w:val="32"/>
          <w:vertAlign w:val="subscript"/>
          <w:rPrChange w:id="91" w:author="Admin" w:date="2026-10-13T10:38:00Z">
            <w:rPr>
              <w:vertAlign w:val="subscript"/>
            </w:rPr>
          </w:rPrChange>
        </w:rPr>
        <w:t>(b)</w:t>
      </w:r>
    </w:p>
    <w:p w14:paraId="33E19AAE" w14:textId="77777777" w:rsidR="00F7090A" w:rsidRPr="003E6C5C" w:rsidRDefault="00D00662" w:rsidP="001E64D5">
      <w:pPr>
        <w:rPr>
          <w:sz w:val="32"/>
          <w:szCs w:val="32"/>
          <w:vertAlign w:val="subscript"/>
          <w:rPrChange w:id="92" w:author="Admin" w:date="2026-10-13T10:38:00Z">
            <w:rPr>
              <w:vertAlign w:val="subscript"/>
            </w:rPr>
          </w:rPrChange>
        </w:rPr>
      </w:pPr>
      <w:r w:rsidRPr="003E6C5C">
        <w:rPr>
          <w:sz w:val="32"/>
          <w:szCs w:val="32"/>
          <w:vertAlign w:val="subscript"/>
          <w:rPrChange w:id="93" w:author="Admin" w:date="2026-10-13T10:38:00Z">
            <w:rPr>
              <w:vertAlign w:val="subscript"/>
            </w:rPr>
          </w:rPrChange>
        </w:rPr>
        <w:t>Since the price floor is above equilibrium, It will cause sellers to supply more because they get more profit whereas the buyers willing to buy will be few because of the high price.</w:t>
      </w:r>
    </w:p>
    <w:p w14:paraId="70F7DA67" w14:textId="77777777" w:rsidR="00F7090A" w:rsidRPr="003E6C5C" w:rsidRDefault="00D00662" w:rsidP="001E64D5">
      <w:pPr>
        <w:rPr>
          <w:sz w:val="32"/>
          <w:szCs w:val="32"/>
          <w:vertAlign w:val="subscript"/>
          <w:rPrChange w:id="94" w:author="Admin" w:date="2026-10-13T10:38:00Z">
            <w:rPr>
              <w:vertAlign w:val="subscript"/>
            </w:rPr>
          </w:rPrChange>
        </w:rPr>
      </w:pPr>
      <w:r w:rsidRPr="003E6C5C">
        <w:rPr>
          <w:sz w:val="32"/>
          <w:szCs w:val="32"/>
          <w:vertAlign w:val="subscript"/>
          <w:rPrChange w:id="95" w:author="Admin" w:date="2026-10-13T10:38:00Z">
            <w:rPr>
              <w:vertAlign w:val="subscript"/>
            </w:rPr>
          </w:rPrChange>
        </w:rPr>
        <w:t>Surplus = Quantity supplied - Quantity demanded</w:t>
      </w:r>
    </w:p>
    <w:p w14:paraId="6F828F69" w14:textId="77777777" w:rsidR="00F7090A" w:rsidRPr="003E6C5C" w:rsidRDefault="00642A44" w:rsidP="001E64D5">
      <w:pPr>
        <w:rPr>
          <w:sz w:val="32"/>
          <w:szCs w:val="32"/>
          <w:vertAlign w:val="subscript"/>
          <w:rPrChange w:id="96" w:author="Admin" w:date="2026-10-13T10:38:00Z">
            <w:rPr>
              <w:vertAlign w:val="subscript"/>
            </w:rPr>
          </w:rPrChange>
        </w:rPr>
      </w:pPr>
      <w:r w:rsidRPr="003E6C5C">
        <w:rPr>
          <w:sz w:val="32"/>
          <w:szCs w:val="32"/>
          <w:vertAlign w:val="subscript"/>
          <w:rPrChange w:id="97" w:author="Admin" w:date="2026-10-13T10:38:00Z">
            <w:rPr>
              <w:vertAlign w:val="subscript"/>
            </w:rPr>
          </w:rPrChange>
        </w:rPr>
        <w:t>= (</w:t>
      </w:r>
      <w:r w:rsidR="00D00662" w:rsidRPr="003E6C5C">
        <w:rPr>
          <w:sz w:val="32"/>
          <w:szCs w:val="32"/>
          <w:vertAlign w:val="subscript"/>
          <w:rPrChange w:id="98" w:author="Admin" w:date="2026-10-13T10:38:00Z">
            <w:rPr>
              <w:vertAlign w:val="subscript"/>
            </w:rPr>
          </w:rPrChange>
        </w:rPr>
        <w:t>20+3p) - (100-</w:t>
      </w:r>
      <w:r w:rsidRPr="003E6C5C">
        <w:rPr>
          <w:sz w:val="32"/>
          <w:szCs w:val="32"/>
          <w:vertAlign w:val="subscript"/>
          <w:rPrChange w:id="99" w:author="Admin" w:date="2026-10-13T10:38:00Z">
            <w:rPr>
              <w:vertAlign w:val="subscript"/>
            </w:rPr>
          </w:rPrChange>
        </w:rPr>
        <w:t>2p)</w:t>
      </w:r>
    </w:p>
    <w:p w14:paraId="7EC4A1DB" w14:textId="77777777" w:rsidR="00F7090A" w:rsidRPr="003E6C5C" w:rsidRDefault="00D00662" w:rsidP="001E64D5">
      <w:pPr>
        <w:rPr>
          <w:sz w:val="32"/>
          <w:szCs w:val="32"/>
          <w:vertAlign w:val="subscript"/>
          <w:rPrChange w:id="100" w:author="Admin" w:date="2026-10-13T10:38:00Z">
            <w:rPr>
              <w:vertAlign w:val="subscript"/>
            </w:rPr>
          </w:rPrChange>
        </w:rPr>
      </w:pPr>
      <w:r w:rsidRPr="003E6C5C">
        <w:rPr>
          <w:sz w:val="32"/>
          <w:szCs w:val="32"/>
          <w:vertAlign w:val="subscript"/>
          <w:rPrChange w:id="101" w:author="Admin" w:date="2026-10-13T10:38:00Z">
            <w:rPr>
              <w:vertAlign w:val="subscript"/>
            </w:rPr>
          </w:rPrChange>
        </w:rPr>
        <w:lastRenderedPageBreak/>
        <w:t>= (20+3×22) - (100-2×22)</w:t>
      </w:r>
    </w:p>
    <w:p w14:paraId="5882525B" w14:textId="77777777" w:rsidR="00F7090A" w:rsidRPr="003E6C5C" w:rsidRDefault="00D00662" w:rsidP="001E64D5">
      <w:pPr>
        <w:rPr>
          <w:sz w:val="32"/>
          <w:szCs w:val="32"/>
          <w:vertAlign w:val="subscript"/>
          <w:rPrChange w:id="102" w:author="Admin" w:date="2026-10-13T10:38:00Z">
            <w:rPr>
              <w:vertAlign w:val="subscript"/>
            </w:rPr>
          </w:rPrChange>
        </w:rPr>
      </w:pPr>
      <w:r w:rsidRPr="003E6C5C">
        <w:rPr>
          <w:sz w:val="32"/>
          <w:szCs w:val="32"/>
          <w:vertAlign w:val="subscript"/>
          <w:rPrChange w:id="103" w:author="Admin" w:date="2026-10-13T10:38:00Z">
            <w:rPr>
              <w:vertAlign w:val="subscript"/>
            </w:rPr>
          </w:rPrChange>
        </w:rPr>
        <w:t>= (20+66) - (100-44)</w:t>
      </w:r>
    </w:p>
    <w:p w14:paraId="1A9E5A62" w14:textId="77777777" w:rsidR="00F7090A" w:rsidRPr="003E6C5C" w:rsidRDefault="00642A44" w:rsidP="001E64D5">
      <w:pPr>
        <w:rPr>
          <w:sz w:val="32"/>
          <w:szCs w:val="32"/>
          <w:vertAlign w:val="subscript"/>
          <w:rPrChange w:id="104" w:author="Admin" w:date="2026-10-13T10:38:00Z">
            <w:rPr>
              <w:vertAlign w:val="subscript"/>
            </w:rPr>
          </w:rPrChange>
        </w:rPr>
      </w:pPr>
      <w:r w:rsidRPr="003E6C5C">
        <w:rPr>
          <w:sz w:val="32"/>
          <w:szCs w:val="32"/>
          <w:vertAlign w:val="subscript"/>
          <w:rPrChange w:id="105" w:author="Admin" w:date="2026-10-13T10:38:00Z">
            <w:rPr>
              <w:vertAlign w:val="subscript"/>
            </w:rPr>
          </w:rPrChange>
        </w:rPr>
        <w:t>= 86</w:t>
      </w:r>
      <w:r w:rsidR="00D00662" w:rsidRPr="003E6C5C">
        <w:rPr>
          <w:sz w:val="32"/>
          <w:szCs w:val="32"/>
          <w:vertAlign w:val="subscript"/>
          <w:rPrChange w:id="106" w:author="Admin" w:date="2026-10-13T10:38:00Z">
            <w:rPr>
              <w:vertAlign w:val="subscript"/>
            </w:rPr>
          </w:rPrChange>
        </w:rPr>
        <w:t xml:space="preserve"> </w:t>
      </w:r>
      <w:r w:rsidRPr="003E6C5C">
        <w:rPr>
          <w:sz w:val="32"/>
          <w:szCs w:val="32"/>
          <w:vertAlign w:val="subscript"/>
          <w:rPrChange w:id="107" w:author="Admin" w:date="2026-10-13T10:38:00Z">
            <w:rPr>
              <w:vertAlign w:val="subscript"/>
            </w:rPr>
          </w:rPrChange>
        </w:rPr>
        <w:t>- 56</w:t>
      </w:r>
    </w:p>
    <w:p w14:paraId="47FE159A" w14:textId="77777777" w:rsidR="00F7090A" w:rsidRPr="003E6C5C" w:rsidRDefault="00642A44" w:rsidP="001E64D5">
      <w:pPr>
        <w:rPr>
          <w:sz w:val="32"/>
          <w:szCs w:val="32"/>
          <w:vertAlign w:val="subscript"/>
          <w:rPrChange w:id="108" w:author="Admin" w:date="2026-10-13T10:38:00Z">
            <w:rPr>
              <w:vertAlign w:val="subscript"/>
            </w:rPr>
          </w:rPrChange>
        </w:rPr>
      </w:pPr>
      <w:r w:rsidRPr="003E6C5C">
        <w:rPr>
          <w:sz w:val="32"/>
          <w:szCs w:val="32"/>
          <w:vertAlign w:val="subscript"/>
          <w:rPrChange w:id="109" w:author="Admin" w:date="2026-10-13T10:38:00Z">
            <w:rPr>
              <w:vertAlign w:val="subscript"/>
            </w:rPr>
          </w:rPrChange>
        </w:rPr>
        <w:t>= 30</w:t>
      </w:r>
      <w:r w:rsidR="00D00662" w:rsidRPr="003E6C5C">
        <w:rPr>
          <w:sz w:val="32"/>
          <w:szCs w:val="32"/>
          <w:vertAlign w:val="subscript"/>
          <w:rPrChange w:id="110" w:author="Admin" w:date="2026-10-13T10:38:00Z">
            <w:rPr>
              <w:vertAlign w:val="subscript"/>
            </w:rPr>
          </w:rPrChange>
        </w:rPr>
        <w:t xml:space="preserve"> units</w:t>
      </w:r>
    </w:p>
    <w:p w14:paraId="798F9107" w14:textId="77777777" w:rsidR="00F7090A" w:rsidRPr="003E6C5C" w:rsidRDefault="00D00662" w:rsidP="001E64D5">
      <w:pPr>
        <w:rPr>
          <w:sz w:val="32"/>
          <w:szCs w:val="32"/>
          <w:vertAlign w:val="subscript"/>
          <w:rPrChange w:id="111" w:author="Admin" w:date="2026-10-13T10:38:00Z">
            <w:rPr>
              <w:vertAlign w:val="subscript"/>
            </w:rPr>
          </w:rPrChange>
        </w:rPr>
      </w:pPr>
      <w:r w:rsidRPr="003E6C5C">
        <w:rPr>
          <w:sz w:val="32"/>
          <w:szCs w:val="32"/>
          <w:vertAlign w:val="subscript"/>
          <w:rPrChange w:id="112" w:author="Admin" w:date="2026-10-13T10:38:00Z">
            <w:rPr>
              <w:vertAlign w:val="subscript"/>
            </w:rPr>
          </w:rPrChange>
        </w:rPr>
        <w:t xml:space="preserve">1 </w:t>
      </w:r>
      <w:r w:rsidR="00642A44" w:rsidRPr="003E6C5C">
        <w:rPr>
          <w:sz w:val="32"/>
          <w:szCs w:val="32"/>
          <w:vertAlign w:val="subscript"/>
          <w:rPrChange w:id="113" w:author="Admin" w:date="2026-10-13T10:38:00Z">
            <w:rPr>
              <w:vertAlign w:val="subscript"/>
            </w:rPr>
          </w:rPrChange>
        </w:rPr>
        <w:t>(c)</w:t>
      </w:r>
    </w:p>
    <w:p w14:paraId="13BBC2D1" w14:textId="77777777" w:rsidR="00F7090A" w:rsidRPr="003E6C5C" w:rsidRDefault="00D00662" w:rsidP="001E64D5">
      <w:pPr>
        <w:rPr>
          <w:sz w:val="32"/>
          <w:szCs w:val="32"/>
          <w:vertAlign w:val="subscript"/>
          <w:rPrChange w:id="114" w:author="Admin" w:date="2026-10-13T10:38:00Z">
            <w:rPr>
              <w:vertAlign w:val="subscript"/>
            </w:rPr>
          </w:rPrChange>
        </w:rPr>
      </w:pPr>
      <w:r w:rsidRPr="003E6C5C">
        <w:rPr>
          <w:sz w:val="32"/>
          <w:szCs w:val="32"/>
          <w:vertAlign w:val="subscript"/>
          <w:rPrChange w:id="115" w:author="Admin" w:date="2026-10-13T10:38:00Z">
            <w:rPr>
              <w:vertAlign w:val="subscript"/>
            </w:rPr>
          </w:rPrChange>
        </w:rPr>
        <w:t xml:space="preserve">Total Revenue = P×Q </w:t>
      </w:r>
      <w:r w:rsidR="00642A44" w:rsidRPr="003E6C5C">
        <w:rPr>
          <w:sz w:val="32"/>
          <w:szCs w:val="32"/>
          <w:vertAlign w:val="subscript"/>
          <w:rPrChange w:id="116" w:author="Admin" w:date="2026-10-13T10:38:00Z">
            <w:rPr>
              <w:vertAlign w:val="subscript"/>
            </w:rPr>
          </w:rPrChange>
        </w:rPr>
        <w:t>= Pf</w:t>
      </w:r>
      <w:r w:rsidRPr="003E6C5C">
        <w:rPr>
          <w:sz w:val="32"/>
          <w:szCs w:val="32"/>
          <w:vertAlign w:val="subscript"/>
          <w:rPrChange w:id="117" w:author="Admin" w:date="2026-10-13T10:38:00Z">
            <w:rPr>
              <w:vertAlign w:val="subscript"/>
            </w:rPr>
          </w:rPrChange>
        </w:rPr>
        <w:t xml:space="preserve"> × Qs</w:t>
      </w:r>
    </w:p>
    <w:p w14:paraId="252D7669" w14:textId="77777777" w:rsidR="00F7090A" w:rsidRPr="003E6C5C" w:rsidRDefault="00642A44" w:rsidP="001E64D5">
      <w:pPr>
        <w:rPr>
          <w:sz w:val="32"/>
          <w:szCs w:val="32"/>
          <w:vertAlign w:val="subscript"/>
          <w:rPrChange w:id="118" w:author="Admin" w:date="2026-10-13T10:38:00Z">
            <w:rPr>
              <w:vertAlign w:val="subscript"/>
            </w:rPr>
          </w:rPrChange>
        </w:rPr>
      </w:pPr>
      <w:r w:rsidRPr="003E6C5C">
        <w:rPr>
          <w:sz w:val="32"/>
          <w:szCs w:val="32"/>
          <w:vertAlign w:val="subscript"/>
          <w:rPrChange w:id="119" w:author="Admin" w:date="2026-10-13T10:38:00Z">
            <w:rPr>
              <w:vertAlign w:val="subscript"/>
            </w:rPr>
          </w:rPrChange>
        </w:rPr>
        <w:t>= 22</w:t>
      </w:r>
      <w:r w:rsidR="00D00662" w:rsidRPr="003E6C5C">
        <w:rPr>
          <w:sz w:val="32"/>
          <w:szCs w:val="32"/>
          <w:vertAlign w:val="subscript"/>
          <w:rPrChange w:id="120" w:author="Admin" w:date="2026-10-13T10:38:00Z">
            <w:rPr>
              <w:vertAlign w:val="subscript"/>
            </w:rPr>
          </w:rPrChange>
        </w:rPr>
        <w:t xml:space="preserve"> </w:t>
      </w:r>
      <w:r w:rsidRPr="003E6C5C">
        <w:rPr>
          <w:sz w:val="32"/>
          <w:szCs w:val="32"/>
          <w:vertAlign w:val="subscript"/>
          <w:rPrChange w:id="121" w:author="Admin" w:date="2026-10-13T10:38:00Z">
            <w:rPr>
              <w:vertAlign w:val="subscript"/>
            </w:rPr>
          </w:rPrChange>
        </w:rPr>
        <w:t>× 86</w:t>
      </w:r>
    </w:p>
    <w:p w14:paraId="5C24739C" w14:textId="77777777" w:rsidR="00F7090A" w:rsidRPr="003E6C5C" w:rsidRDefault="00D00662" w:rsidP="001E64D5">
      <w:pPr>
        <w:rPr>
          <w:sz w:val="32"/>
          <w:szCs w:val="32"/>
          <w:vertAlign w:val="subscript"/>
          <w:rPrChange w:id="122" w:author="Admin" w:date="2026-10-13T10:38:00Z">
            <w:rPr>
              <w:vertAlign w:val="subscript"/>
            </w:rPr>
          </w:rPrChange>
        </w:rPr>
      </w:pPr>
      <w:r w:rsidRPr="003E6C5C">
        <w:rPr>
          <w:sz w:val="32"/>
          <w:szCs w:val="32"/>
          <w:vertAlign w:val="subscript"/>
          <w:rPrChange w:id="123" w:author="Admin" w:date="2026-10-13T10:38:00Z">
            <w:rPr>
              <w:vertAlign w:val="subscript"/>
            </w:rPr>
          </w:rPrChange>
        </w:rPr>
        <w:t>= 1892</w:t>
      </w:r>
    </w:p>
    <w:p w14:paraId="7D73FCDD" w14:textId="77777777" w:rsidR="00F7090A" w:rsidRPr="003E6C5C" w:rsidRDefault="00642A44" w:rsidP="001E64D5">
      <w:pPr>
        <w:rPr>
          <w:sz w:val="32"/>
          <w:szCs w:val="32"/>
          <w:vertAlign w:val="subscript"/>
          <w:rPrChange w:id="124" w:author="Admin" w:date="2026-10-13T10:38:00Z">
            <w:rPr>
              <w:vertAlign w:val="subscript"/>
            </w:rPr>
          </w:rPrChange>
        </w:rPr>
      </w:pPr>
      <w:r w:rsidRPr="003E6C5C">
        <w:rPr>
          <w:sz w:val="32"/>
          <w:szCs w:val="32"/>
          <w:vertAlign w:val="subscript"/>
          <w:rPrChange w:id="125" w:author="Admin" w:date="2026-10-13T10:38:00Z">
            <w:rPr>
              <w:vertAlign w:val="subscript"/>
            </w:rPr>
          </w:rPrChange>
        </w:rPr>
        <w:t>= $</w:t>
      </w:r>
      <w:r w:rsidR="00D00662" w:rsidRPr="003E6C5C">
        <w:rPr>
          <w:sz w:val="32"/>
          <w:szCs w:val="32"/>
          <w:vertAlign w:val="subscript"/>
          <w:rPrChange w:id="126" w:author="Admin" w:date="2026-10-13T10:38:00Z">
            <w:rPr>
              <w:vertAlign w:val="subscript"/>
            </w:rPr>
          </w:rPrChange>
        </w:rPr>
        <w:t xml:space="preserve"> 1892</w:t>
      </w:r>
    </w:p>
    <w:p w14:paraId="65B89847" w14:textId="77777777" w:rsidR="00F7090A" w:rsidRPr="003E6C5C" w:rsidRDefault="00D00662" w:rsidP="001E64D5">
      <w:pPr>
        <w:rPr>
          <w:sz w:val="32"/>
          <w:szCs w:val="32"/>
          <w:vertAlign w:val="subscript"/>
          <w:rPrChange w:id="127" w:author="Admin" w:date="2026-10-13T10:38:00Z">
            <w:rPr>
              <w:vertAlign w:val="subscript"/>
            </w:rPr>
          </w:rPrChange>
        </w:rPr>
      </w:pPr>
      <w:r w:rsidRPr="003E6C5C">
        <w:rPr>
          <w:sz w:val="32"/>
          <w:szCs w:val="32"/>
          <w:vertAlign w:val="subscript"/>
          <w:rPrChange w:id="128" w:author="Admin" w:date="2026-10-13T10:38:00Z">
            <w:rPr>
              <w:vertAlign w:val="subscript"/>
            </w:rPr>
          </w:rPrChange>
        </w:rPr>
        <w:t>1</w:t>
      </w:r>
      <w:r w:rsidR="00642A44" w:rsidRPr="003E6C5C">
        <w:rPr>
          <w:sz w:val="32"/>
          <w:szCs w:val="32"/>
          <w:vertAlign w:val="subscript"/>
          <w:rPrChange w:id="129" w:author="Admin" w:date="2026-10-13T10:38:00Z">
            <w:rPr>
              <w:vertAlign w:val="subscript"/>
            </w:rPr>
          </w:rPrChange>
        </w:rPr>
        <w:t>(d)</w:t>
      </w:r>
    </w:p>
    <w:p w14:paraId="75B6CE81" w14:textId="77777777" w:rsidR="00F7090A" w:rsidRPr="003E6C5C" w:rsidRDefault="00D00662" w:rsidP="00642A44">
      <w:pPr>
        <w:rPr>
          <w:sz w:val="32"/>
          <w:szCs w:val="32"/>
          <w:vertAlign w:val="subscript"/>
          <w:rPrChange w:id="130" w:author="Admin" w:date="2026-10-13T10:38:00Z">
            <w:rPr>
              <w:vertAlign w:val="subscript"/>
            </w:rPr>
          </w:rPrChange>
        </w:rPr>
      </w:pPr>
      <w:r w:rsidRPr="003E6C5C">
        <w:rPr>
          <w:sz w:val="32"/>
          <w:szCs w:val="32"/>
          <w:vertAlign w:val="subscript"/>
          <w:rPrChange w:id="131" w:author="Admin" w:date="2026-10-13T10:38:00Z">
            <w:rPr>
              <w:vertAlign w:val="subscript"/>
            </w:rPr>
          </w:rPrChange>
        </w:rPr>
        <w:t>Government spending = Pf × surplus</w:t>
      </w:r>
    </w:p>
    <w:p w14:paraId="011D2E97" w14:textId="77777777" w:rsidR="00F7090A" w:rsidRPr="003E6C5C" w:rsidRDefault="00642A44" w:rsidP="001E64D5">
      <w:pPr>
        <w:rPr>
          <w:sz w:val="32"/>
          <w:szCs w:val="32"/>
          <w:vertAlign w:val="subscript"/>
          <w:rPrChange w:id="132" w:author="Admin" w:date="2026-10-13T10:38:00Z">
            <w:rPr>
              <w:vertAlign w:val="subscript"/>
            </w:rPr>
          </w:rPrChange>
        </w:rPr>
      </w:pPr>
      <w:r w:rsidRPr="003E6C5C">
        <w:rPr>
          <w:sz w:val="32"/>
          <w:szCs w:val="32"/>
          <w:vertAlign w:val="subscript"/>
          <w:rPrChange w:id="133" w:author="Admin" w:date="2026-10-13T10:38:00Z">
            <w:rPr>
              <w:vertAlign w:val="subscript"/>
            </w:rPr>
          </w:rPrChange>
        </w:rPr>
        <w:t>= $</w:t>
      </w:r>
      <w:r w:rsidR="00D00662" w:rsidRPr="003E6C5C">
        <w:rPr>
          <w:sz w:val="32"/>
          <w:szCs w:val="32"/>
          <w:vertAlign w:val="subscript"/>
          <w:rPrChange w:id="134" w:author="Admin" w:date="2026-10-13T10:38:00Z">
            <w:rPr>
              <w:vertAlign w:val="subscript"/>
            </w:rPr>
          </w:rPrChange>
        </w:rPr>
        <w:t xml:space="preserve">22 </w:t>
      </w:r>
      <w:r w:rsidRPr="003E6C5C">
        <w:rPr>
          <w:sz w:val="32"/>
          <w:szCs w:val="32"/>
          <w:vertAlign w:val="subscript"/>
          <w:rPrChange w:id="135" w:author="Admin" w:date="2026-10-13T10:38:00Z">
            <w:rPr>
              <w:vertAlign w:val="subscript"/>
            </w:rPr>
          </w:rPrChange>
        </w:rPr>
        <w:t>× 30</w:t>
      </w:r>
    </w:p>
    <w:p w14:paraId="579116C5" w14:textId="77777777" w:rsidR="00F7090A" w:rsidRPr="003E6C5C" w:rsidRDefault="00642A44" w:rsidP="001E64D5">
      <w:pPr>
        <w:rPr>
          <w:sz w:val="32"/>
          <w:szCs w:val="32"/>
          <w:vertAlign w:val="subscript"/>
          <w:rPrChange w:id="136" w:author="Admin" w:date="2026-10-13T10:38:00Z">
            <w:rPr>
              <w:vertAlign w:val="subscript"/>
            </w:rPr>
          </w:rPrChange>
        </w:rPr>
      </w:pPr>
      <w:r w:rsidRPr="003E6C5C">
        <w:rPr>
          <w:sz w:val="32"/>
          <w:szCs w:val="32"/>
          <w:vertAlign w:val="subscript"/>
          <w:rPrChange w:id="137" w:author="Admin" w:date="2026-10-13T10:38:00Z">
            <w:rPr>
              <w:vertAlign w:val="subscript"/>
            </w:rPr>
          </w:rPrChange>
        </w:rPr>
        <w:t>= $</w:t>
      </w:r>
      <w:r w:rsidR="00D00662" w:rsidRPr="003E6C5C">
        <w:rPr>
          <w:sz w:val="32"/>
          <w:szCs w:val="32"/>
          <w:vertAlign w:val="subscript"/>
          <w:rPrChange w:id="138" w:author="Admin" w:date="2026-10-13T10:38:00Z">
            <w:rPr>
              <w:vertAlign w:val="subscript"/>
            </w:rPr>
          </w:rPrChange>
        </w:rPr>
        <w:t xml:space="preserve"> 660</w:t>
      </w:r>
    </w:p>
    <w:p w14:paraId="74235B15" w14:textId="77777777" w:rsidR="00F7090A" w:rsidRPr="003E6C5C" w:rsidRDefault="00D00662" w:rsidP="001E64D5">
      <w:pPr>
        <w:rPr>
          <w:b/>
          <w:sz w:val="32"/>
          <w:szCs w:val="32"/>
          <w:vertAlign w:val="subscript"/>
          <w:rPrChange w:id="139" w:author="Admin" w:date="2026-10-13T10:38:00Z">
            <w:rPr>
              <w:b/>
              <w:vertAlign w:val="subscript"/>
            </w:rPr>
          </w:rPrChange>
        </w:rPr>
      </w:pPr>
      <w:r w:rsidRPr="003E6C5C">
        <w:rPr>
          <w:b/>
          <w:sz w:val="32"/>
          <w:szCs w:val="32"/>
          <w:vertAlign w:val="subscript"/>
          <w:rPrChange w:id="140" w:author="Admin" w:date="2026-10-13T10:38:00Z">
            <w:rPr>
              <w:b/>
              <w:vertAlign w:val="subscript"/>
            </w:rPr>
          </w:rPrChange>
        </w:rPr>
        <w:t>Question 2</w:t>
      </w:r>
    </w:p>
    <w:p w14:paraId="0B6A1FEE" w14:textId="77777777" w:rsidR="00F7090A" w:rsidRPr="003E6C5C" w:rsidRDefault="00D00662" w:rsidP="001E64D5">
      <w:pPr>
        <w:rPr>
          <w:sz w:val="32"/>
          <w:szCs w:val="32"/>
          <w:vertAlign w:val="subscript"/>
          <w:rPrChange w:id="141" w:author="Admin" w:date="2026-10-13T10:38:00Z">
            <w:rPr>
              <w:vertAlign w:val="subscript"/>
            </w:rPr>
          </w:rPrChange>
        </w:rPr>
      </w:pPr>
      <w:r w:rsidRPr="003E6C5C">
        <w:rPr>
          <w:noProof/>
          <w:sz w:val="32"/>
          <w:szCs w:val="32"/>
          <w:vertAlign w:val="subscript"/>
          <w:rPrChange w:id="142" w:author="Admin" w:date="2026-10-13T10:38:00Z">
            <w:rPr>
              <w:noProof/>
              <w:vertAlign w:val="subscript"/>
            </w:rPr>
          </w:rPrChange>
        </w:rPr>
        <mc:AlternateContent>
          <mc:Choice Requires="wpg">
            <w:drawing>
              <wp:inline distT="0" distB="0" distL="0" distR="0" wp14:anchorId="4FC6AEF2" wp14:editId="14325F12">
                <wp:extent cx="5908675" cy="12700"/>
                <wp:effectExtent l="0" t="0" r="0" b="0"/>
                <wp:docPr id="1232" name="Group 1232"/>
                <wp:cNvGraphicFramePr/>
                <a:graphic xmlns:a="http://schemas.openxmlformats.org/drawingml/2006/main">
                  <a:graphicData uri="http://schemas.microsoft.com/office/word/2010/wordprocessingGroup">
                    <wpg:wgp>
                      <wpg:cNvGrpSpPr/>
                      <wpg:grpSpPr>
                        <a:xfrm>
                          <a:off x="0" y="0"/>
                          <a:ext cx="5908675" cy="12700"/>
                          <a:chOff x="0" y="0"/>
                          <a:chExt cx="5908675" cy="12700"/>
                        </a:xfrm>
                      </wpg:grpSpPr>
                      <wps:wsp>
                        <wps:cNvPr id="89" name="Shape 89"/>
                        <wps:cNvSpPr/>
                        <wps:spPr>
                          <a:xfrm>
                            <a:off x="0" y="0"/>
                            <a:ext cx="5908675" cy="0"/>
                          </a:xfrm>
                          <a:custGeom>
                            <a:avLst/>
                            <a:gdLst/>
                            <a:ahLst/>
                            <a:cxnLst/>
                            <a:rect l="0" t="0" r="0" b="0"/>
                            <a:pathLst>
                              <a:path w="5908675">
                                <a:moveTo>
                                  <a:pt x="5908675" y="0"/>
                                </a:moveTo>
                                <a:lnTo>
                                  <a:pt x="0" y="0"/>
                                </a:lnTo>
                              </a:path>
                            </a:pathLst>
                          </a:custGeom>
                          <a:ln w="12700" cap="flat">
                            <a:round/>
                          </a:ln>
                        </wps:spPr>
                        <wps:style>
                          <a:lnRef idx="1">
                            <a:srgbClr val="1F3864"/>
                          </a:lnRef>
                          <a:fillRef idx="0">
                            <a:srgbClr val="000000">
                              <a:alpha val="0"/>
                            </a:srgbClr>
                          </a:fillRef>
                          <a:effectRef idx="0">
                            <a:scrgbClr r="0" g="0" b="0"/>
                          </a:effectRef>
                          <a:fontRef idx="none"/>
                        </wps:style>
                        <wps:bodyPr/>
                      </wps:wsp>
                      <wps:wsp>
                        <wps:cNvPr id="91" name="Shape 91"/>
                        <wps:cNvSpPr/>
                        <wps:spPr>
                          <a:xfrm>
                            <a:off x="0" y="0"/>
                            <a:ext cx="5908675" cy="0"/>
                          </a:xfrm>
                          <a:custGeom>
                            <a:avLst/>
                            <a:gdLst/>
                            <a:ahLst/>
                            <a:cxnLst/>
                            <a:rect l="0" t="0" r="0" b="0"/>
                            <a:pathLst>
                              <a:path w="5908675">
                                <a:moveTo>
                                  <a:pt x="5908675" y="0"/>
                                </a:moveTo>
                                <a:lnTo>
                                  <a:pt x="0" y="0"/>
                                </a:lnTo>
                              </a:path>
                            </a:pathLst>
                          </a:custGeom>
                          <a:ln w="12700" cap="flat">
                            <a:round/>
                          </a:ln>
                        </wps:spPr>
                        <wps:style>
                          <a:lnRef idx="1">
                            <a:srgbClr val="1F3864"/>
                          </a:lnRef>
                          <a:fillRef idx="0">
                            <a:srgbClr val="000000">
                              <a:alpha val="0"/>
                            </a:srgbClr>
                          </a:fillRef>
                          <a:effectRef idx="0">
                            <a:scrgbClr r="0" g="0" b="0"/>
                          </a:effectRef>
                          <a:fontRef idx="none"/>
                        </wps:style>
                        <wps:bodyPr/>
                      </wps:wsp>
                    </wpg:wgp>
                  </a:graphicData>
                </a:graphic>
              </wp:inline>
            </w:drawing>
          </mc:Choice>
          <mc:Fallback>
            <w:pict>
              <v:group w14:anchorId="17EB3505" id="Group 1232" o:spid="_x0000_s1026" style="width:465.25pt;height:1pt;mso-position-horizontal-relative:char;mso-position-vertical-relative:line" coordsize="5908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">
                <v:shape id="Shape 89" o:spid="_x0000_s1027" style="position:absolute;width:59086;height:0;visibility:visible;mso-wrap-style:square;v-text-anchor:top" coordsize="59086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zO1MEA&#10;AADbAAAADwAAAGRycy9kb3ducmV2LnhtbESPQYvCMBSE74L/ITxhb5q6iNhqFBEWxFt1EY/P5tkW&#10;m5eaRO3+eyMIexxm5htmsepMIx7kfG1ZwXiUgCAurK65VPB7+BnOQPiArLGxTAr+yMNq2e8tMNP2&#10;yTk99qEUEcI+QwVVCG0mpS8qMuhHtiWO3sU6gyFKV0rt8BnhppHfSTKVBmuOCxW2tKmouO7vRsFt&#10;ej5an+aJ49rsrvnklN6LrVJfg249BxGoC//hT3urFcxSeH+JP0A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88ztTBAAAA2wAAAA8AAAAAAAAAAAAAAAAAmAIAAGRycy9kb3du&#10;cmV2LnhtbFBLBQYAAAAABAAEAPUAAACGAwAAAAA=&#10;" path="m5908675,l,e" filled="f" strokecolor="#1f3864" strokeweight="1pt">
                  <v:path arrowok="t" textboxrect="0,0,5908675,0"/>
                </v:shape>
                <v:shape id="Shape 91" o:spid="_x0000_s1028" style="position:absolute;width:59086;height:0;visibility:visible;mso-wrap-style:square;v-text-anchor:top" coordsize="59086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NUD8MA&#10;AADbAAAADwAAAGRycy9kb3ducmV2LnhtbESPwWrDMBBE74H+g9hAb7HsUkLtRjGhUAi92Smhx621&#10;tU2slSspsfv3VSCQ4zAzb5hNOZtBXMj53rKCLElBEDdW99wq+Dy8r15A+ICscbBMCv7IQ7l9WGyw&#10;0Hbiii51aEWEsC9QQRfCWEjpm44M+sSOxNH7sc5giNK1UjucItwM8ilN19Jgz3Ghw5HeOmpO9dko&#10;+F1/H63Pq9Rxbz5O1fNXfm72Sj0u590riEBzuIdv7b1WkGdw/RJ/gN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JNUD8MAAADbAAAADwAAAAAAAAAAAAAAAACYAgAAZHJzL2Rv&#10;d25yZXYueG1sUEsFBgAAAAAEAAQA9QAAAIgDAAAAAA==&#10;" path="m5908675,l,e" filled="f" strokecolor="#1f3864" strokeweight="1pt">
                  <v:path arrowok="t" textboxrect="0,0,5908675,0"/>
                </v:shape>
                <w10:anchorlock/>
              </v:group>
            </w:pict>
          </mc:Fallback>
        </mc:AlternateContent>
      </w:r>
    </w:p>
    <w:p w14:paraId="0157A523" w14:textId="77777777" w:rsidR="00F7090A" w:rsidRPr="003E6C5C" w:rsidRDefault="00D00662" w:rsidP="001E64D5">
      <w:pPr>
        <w:rPr>
          <w:sz w:val="32"/>
          <w:szCs w:val="32"/>
          <w:vertAlign w:val="subscript"/>
          <w:rPrChange w:id="143" w:author="Admin" w:date="2026-10-13T10:38:00Z">
            <w:rPr>
              <w:vertAlign w:val="subscript"/>
            </w:rPr>
          </w:rPrChange>
        </w:rPr>
      </w:pPr>
      <w:r w:rsidRPr="003E6C5C">
        <w:rPr>
          <w:sz w:val="32"/>
          <w:szCs w:val="32"/>
          <w:vertAlign w:val="subscript"/>
          <w:rPrChange w:id="144" w:author="Admin" w:date="2026-10-13T10:38:00Z">
            <w:rPr>
              <w:vertAlign w:val="subscript"/>
            </w:rPr>
          </w:rPrChange>
        </w:rPr>
        <w:t>2</w:t>
      </w:r>
      <w:r w:rsidR="00642A44" w:rsidRPr="003E6C5C">
        <w:rPr>
          <w:sz w:val="32"/>
          <w:szCs w:val="32"/>
          <w:vertAlign w:val="subscript"/>
          <w:rPrChange w:id="145" w:author="Admin" w:date="2026-10-13T10:38:00Z">
            <w:rPr>
              <w:vertAlign w:val="subscript"/>
            </w:rPr>
          </w:rPrChange>
        </w:rPr>
        <w:t>(a)</w:t>
      </w:r>
    </w:p>
    <w:p w14:paraId="1A66E19F" w14:textId="77777777" w:rsidR="00F7090A" w:rsidRPr="003E6C5C" w:rsidRDefault="00D00662" w:rsidP="001E64D5">
      <w:pPr>
        <w:rPr>
          <w:sz w:val="32"/>
          <w:szCs w:val="32"/>
          <w:vertAlign w:val="subscript"/>
          <w:rPrChange w:id="146" w:author="Admin" w:date="2026-10-13T10:38:00Z">
            <w:rPr>
              <w:vertAlign w:val="subscript"/>
            </w:rPr>
          </w:rPrChange>
        </w:rPr>
      </w:pPr>
      <w:r w:rsidRPr="003E6C5C">
        <w:rPr>
          <w:sz w:val="32"/>
          <w:szCs w:val="32"/>
          <w:vertAlign w:val="subscript"/>
          <w:rPrChange w:id="147" w:author="Admin" w:date="2026-10-13T10:38:00Z">
            <w:rPr>
              <w:vertAlign w:val="subscript"/>
            </w:rPr>
          </w:rPrChange>
        </w:rPr>
        <w:t>An increase in the price of corn which is an important input in beef production increases the cost of feeding cattle, which raises the cost of producing beef and makes beef production less profitable at the existing market price. Therefore supply decreases causing the supply curve for beef to shift to the left and the beef price increases or rises provided demanded amount of beef remains unchanged hence higher equilibrium price and a lower equilibrium quantity.</w:t>
      </w:r>
    </w:p>
    <w:p w14:paraId="77EA4330" w14:textId="77777777" w:rsidR="00F7090A" w:rsidRPr="003E6C5C" w:rsidRDefault="00D00662" w:rsidP="001E64D5">
      <w:pPr>
        <w:rPr>
          <w:sz w:val="32"/>
          <w:szCs w:val="32"/>
          <w:vertAlign w:val="subscript"/>
          <w:rPrChange w:id="148" w:author="Admin" w:date="2026-10-13T10:38:00Z">
            <w:rPr>
              <w:vertAlign w:val="subscript"/>
            </w:rPr>
          </w:rPrChange>
        </w:rPr>
      </w:pPr>
      <w:r w:rsidRPr="003E6C5C">
        <w:rPr>
          <w:sz w:val="32"/>
          <w:szCs w:val="32"/>
          <w:vertAlign w:val="subscript"/>
          <w:rPrChange w:id="149" w:author="Admin" w:date="2026-10-13T10:38:00Z">
            <w:rPr>
              <w:vertAlign w:val="subscript"/>
            </w:rPr>
          </w:rPrChange>
        </w:rPr>
        <w:t>2</w:t>
      </w:r>
      <w:r w:rsidR="00642A44" w:rsidRPr="003E6C5C">
        <w:rPr>
          <w:sz w:val="32"/>
          <w:szCs w:val="32"/>
          <w:vertAlign w:val="subscript"/>
          <w:rPrChange w:id="150" w:author="Admin" w:date="2026-10-13T10:38:00Z">
            <w:rPr>
              <w:vertAlign w:val="subscript"/>
            </w:rPr>
          </w:rPrChange>
        </w:rPr>
        <w:t>(b)</w:t>
      </w:r>
    </w:p>
    <w:p w14:paraId="71207724" w14:textId="77777777" w:rsidR="00F7090A" w:rsidRPr="003E6C5C" w:rsidRDefault="00D00662" w:rsidP="001E64D5">
      <w:pPr>
        <w:rPr>
          <w:sz w:val="32"/>
          <w:szCs w:val="32"/>
          <w:vertAlign w:val="subscript"/>
          <w:rPrChange w:id="151" w:author="Admin" w:date="2026-10-13T10:38:00Z">
            <w:rPr>
              <w:vertAlign w:val="subscript"/>
            </w:rPr>
          </w:rPrChange>
        </w:rPr>
      </w:pPr>
      <w:r w:rsidRPr="003E6C5C">
        <w:rPr>
          <w:sz w:val="32"/>
          <w:szCs w:val="32"/>
          <w:vertAlign w:val="subscript"/>
          <w:rPrChange w:id="152" w:author="Admin" w:date="2026-10-13T10:38:00Z">
            <w:rPr>
              <w:vertAlign w:val="subscript"/>
            </w:rPr>
          </w:rPrChange>
        </w:rPr>
        <w:t xml:space="preserve">A decrease in consumer income </w:t>
      </w:r>
      <w:ins w:id="153" w:author="Admin" w:date="2026-10-13T10:38:00Z">
        <w:r w:rsidR="00B4104E" w:rsidRPr="003E6C5C">
          <w:rPr>
            <w:sz w:val="32"/>
            <w:szCs w:val="32"/>
            <w:vertAlign w:val="subscript"/>
          </w:rPr>
          <w:t>causes a decrease in demand for beef</w:t>
        </w:r>
      </w:ins>
      <w:del w:id="154" w:author="Admin" w:date="2026-10-13T10:38:00Z">
        <w:r w:rsidRPr="003E6C5C">
          <w:rPr>
            <w:sz w:val="32"/>
            <w:szCs w:val="32"/>
            <w:vertAlign w:val="subscript"/>
          </w:rPr>
          <w:delText>will have to remain constant</w:delText>
        </w:r>
      </w:del>
      <w:r w:rsidRPr="003E6C5C">
        <w:rPr>
          <w:sz w:val="32"/>
          <w:szCs w:val="32"/>
          <w:vertAlign w:val="subscript"/>
          <w:rPrChange w:id="155" w:author="Admin" w:date="2026-10-13T10:38:00Z">
            <w:rPr>
              <w:vertAlign w:val="subscript"/>
            </w:rPr>
          </w:rPrChange>
        </w:rPr>
        <w:t xml:space="preserve"> in a short run and in a long run supply will decrease because of the lower demand hence reduces the number of farmers willing to supply.</w:t>
      </w:r>
    </w:p>
    <w:p w14:paraId="05879B7D" w14:textId="77777777" w:rsidR="00F7090A" w:rsidRPr="003E6C5C" w:rsidRDefault="00D00662" w:rsidP="001E64D5">
      <w:pPr>
        <w:rPr>
          <w:sz w:val="32"/>
          <w:szCs w:val="32"/>
          <w:vertAlign w:val="subscript"/>
          <w:rPrChange w:id="156" w:author="Admin" w:date="2026-10-13T10:38:00Z">
            <w:rPr>
              <w:vertAlign w:val="subscript"/>
            </w:rPr>
          </w:rPrChange>
        </w:rPr>
      </w:pPr>
      <w:r w:rsidRPr="003E6C5C">
        <w:rPr>
          <w:sz w:val="32"/>
          <w:szCs w:val="32"/>
          <w:vertAlign w:val="subscript"/>
          <w:rPrChange w:id="157" w:author="Admin" w:date="2026-10-13T10:38:00Z">
            <w:rPr>
              <w:vertAlign w:val="subscript"/>
            </w:rPr>
          </w:rPrChange>
        </w:rPr>
        <w:t>A decrease in consumer income will lead to a decrease in demand of the beef because consumers have a lower income hence they will demand less.</w:t>
      </w:r>
    </w:p>
    <w:p w14:paraId="3E64C42E" w14:textId="77777777" w:rsidR="00F7090A" w:rsidRPr="003E6C5C" w:rsidRDefault="00D00662" w:rsidP="001E64D5">
      <w:pPr>
        <w:rPr>
          <w:sz w:val="32"/>
          <w:szCs w:val="32"/>
          <w:vertAlign w:val="subscript"/>
          <w:rPrChange w:id="158" w:author="Admin" w:date="2026-10-13T10:38:00Z">
            <w:rPr>
              <w:vertAlign w:val="subscript"/>
            </w:rPr>
          </w:rPrChange>
        </w:rPr>
      </w:pPr>
      <w:r w:rsidRPr="003E6C5C">
        <w:rPr>
          <w:sz w:val="32"/>
          <w:szCs w:val="32"/>
          <w:vertAlign w:val="subscript"/>
          <w:rPrChange w:id="159" w:author="Admin" w:date="2026-10-13T10:38:00Z">
            <w:rPr>
              <w:vertAlign w:val="subscript"/>
            </w:rPr>
          </w:rPrChange>
        </w:rPr>
        <w:t>2</w:t>
      </w:r>
      <w:r w:rsidR="00642A44" w:rsidRPr="003E6C5C">
        <w:rPr>
          <w:sz w:val="32"/>
          <w:szCs w:val="32"/>
          <w:vertAlign w:val="subscript"/>
          <w:rPrChange w:id="160" w:author="Admin" w:date="2026-10-13T10:38:00Z">
            <w:rPr>
              <w:vertAlign w:val="subscript"/>
            </w:rPr>
          </w:rPrChange>
        </w:rPr>
        <w:t>(c)</w:t>
      </w:r>
    </w:p>
    <w:p w14:paraId="3AC6F446" w14:textId="77777777" w:rsidR="00F7090A" w:rsidRPr="003E6C5C" w:rsidRDefault="00D00662" w:rsidP="001E64D5">
      <w:pPr>
        <w:rPr>
          <w:sz w:val="32"/>
          <w:szCs w:val="32"/>
          <w:vertAlign w:val="subscript"/>
          <w:rPrChange w:id="161" w:author="Admin" w:date="2026-10-13T10:38:00Z">
            <w:rPr>
              <w:vertAlign w:val="subscript"/>
            </w:rPr>
          </w:rPrChange>
        </w:rPr>
      </w:pPr>
      <w:r w:rsidRPr="003E6C5C">
        <w:rPr>
          <w:sz w:val="32"/>
          <w:szCs w:val="32"/>
          <w:vertAlign w:val="subscript"/>
          <w:rPrChange w:id="162" w:author="Admin" w:date="2026-10-13T10:38:00Z">
            <w:rPr>
              <w:vertAlign w:val="subscript"/>
            </w:rPr>
          </w:rPrChange>
        </w:rPr>
        <w:t>New health research linking red meat to health problems will reduce the demand of beef because consumers will be discouraged from consuming the beef that would affect their health.</w:t>
      </w:r>
    </w:p>
    <w:p w14:paraId="7D95F9EB" w14:textId="77777777" w:rsidR="00F7090A" w:rsidRPr="003E6C5C" w:rsidRDefault="00D00662" w:rsidP="001E64D5">
      <w:pPr>
        <w:rPr>
          <w:sz w:val="32"/>
          <w:szCs w:val="32"/>
          <w:vertAlign w:val="subscript"/>
          <w:rPrChange w:id="163" w:author="Admin" w:date="2026-10-13T10:38:00Z">
            <w:rPr>
              <w:vertAlign w:val="subscript"/>
            </w:rPr>
          </w:rPrChange>
        </w:rPr>
      </w:pPr>
      <w:r w:rsidRPr="003E6C5C">
        <w:rPr>
          <w:sz w:val="32"/>
          <w:szCs w:val="32"/>
          <w:vertAlign w:val="subscript"/>
          <w:rPrChange w:id="164" w:author="Admin" w:date="2026-10-13T10:38:00Z">
            <w:rPr>
              <w:vertAlign w:val="subscript"/>
            </w:rPr>
          </w:rPrChange>
        </w:rPr>
        <w:t>New health research linking red meat to health problems will lead to lower prices because of the low quality beef which discourage producers hence low supply of beef.</w:t>
      </w:r>
    </w:p>
    <w:p w14:paraId="7DA19A10" w14:textId="77777777" w:rsidR="00F7090A" w:rsidRPr="003E6C5C" w:rsidRDefault="00D00662" w:rsidP="001E64D5">
      <w:pPr>
        <w:rPr>
          <w:sz w:val="32"/>
          <w:szCs w:val="32"/>
          <w:vertAlign w:val="subscript"/>
          <w:rPrChange w:id="165" w:author="Admin" w:date="2026-10-13T10:38:00Z">
            <w:rPr>
              <w:vertAlign w:val="subscript"/>
            </w:rPr>
          </w:rPrChange>
        </w:rPr>
      </w:pPr>
      <w:r w:rsidRPr="003E6C5C">
        <w:rPr>
          <w:sz w:val="32"/>
          <w:szCs w:val="32"/>
          <w:vertAlign w:val="subscript"/>
          <w:rPrChange w:id="166" w:author="Admin" w:date="2026-10-13T10:38:00Z">
            <w:rPr>
              <w:vertAlign w:val="subscript"/>
            </w:rPr>
          </w:rPrChange>
        </w:rPr>
        <w:t>2</w:t>
      </w:r>
      <w:r w:rsidR="00642A44" w:rsidRPr="003E6C5C">
        <w:rPr>
          <w:sz w:val="32"/>
          <w:szCs w:val="32"/>
          <w:vertAlign w:val="subscript"/>
          <w:rPrChange w:id="167" w:author="Admin" w:date="2026-10-13T10:38:00Z">
            <w:rPr>
              <w:vertAlign w:val="subscript"/>
            </w:rPr>
          </w:rPrChange>
        </w:rPr>
        <w:t>(d)</w:t>
      </w:r>
    </w:p>
    <w:p w14:paraId="3BA05505" w14:textId="77777777" w:rsidR="00F7090A" w:rsidRPr="003E6C5C" w:rsidRDefault="00D00662" w:rsidP="001E64D5">
      <w:pPr>
        <w:rPr>
          <w:sz w:val="32"/>
          <w:szCs w:val="32"/>
          <w:vertAlign w:val="subscript"/>
          <w:rPrChange w:id="168" w:author="Admin" w:date="2026-10-13T10:38:00Z">
            <w:rPr>
              <w:vertAlign w:val="subscript"/>
            </w:rPr>
          </w:rPrChange>
        </w:rPr>
      </w:pPr>
      <w:r w:rsidRPr="003E6C5C">
        <w:rPr>
          <w:sz w:val="32"/>
          <w:szCs w:val="32"/>
          <w:vertAlign w:val="subscript"/>
          <w:rPrChange w:id="169" w:author="Admin" w:date="2026-10-13T10:38:00Z">
            <w:rPr>
              <w:vertAlign w:val="subscript"/>
            </w:rPr>
          </w:rPrChange>
        </w:rPr>
        <w:lastRenderedPageBreak/>
        <w:t xml:space="preserve">A technological </w:t>
      </w:r>
      <w:r w:rsidR="00642A44" w:rsidRPr="003E6C5C">
        <w:rPr>
          <w:sz w:val="32"/>
          <w:szCs w:val="32"/>
          <w:vertAlign w:val="subscript"/>
          <w:rPrChange w:id="170" w:author="Admin" w:date="2026-10-13T10:38:00Z">
            <w:rPr>
              <w:vertAlign w:val="subscript"/>
            </w:rPr>
          </w:rPrChange>
        </w:rPr>
        <w:t>breakthrough</w:t>
      </w:r>
      <w:r w:rsidRPr="003E6C5C">
        <w:rPr>
          <w:sz w:val="32"/>
          <w:szCs w:val="32"/>
          <w:vertAlign w:val="subscript"/>
          <w:rPrChange w:id="171" w:author="Admin" w:date="2026-10-13T10:38:00Z">
            <w:rPr>
              <w:vertAlign w:val="subscript"/>
            </w:rPr>
          </w:rPrChange>
        </w:rPr>
        <w:t xml:space="preserve"> in cattle farming will lead to an </w:t>
      </w:r>
      <w:r w:rsidR="00642A44" w:rsidRPr="003E6C5C">
        <w:rPr>
          <w:sz w:val="32"/>
          <w:szCs w:val="32"/>
          <w:vertAlign w:val="subscript"/>
          <w:rPrChange w:id="172" w:author="Admin" w:date="2026-10-13T10:38:00Z">
            <w:rPr>
              <w:vertAlign w:val="subscript"/>
            </w:rPr>
          </w:rPrChange>
        </w:rPr>
        <w:t>increase</w:t>
      </w:r>
      <w:r w:rsidRPr="003E6C5C">
        <w:rPr>
          <w:sz w:val="32"/>
          <w:szCs w:val="32"/>
          <w:vertAlign w:val="subscript"/>
          <w:rPrChange w:id="173" w:author="Admin" w:date="2026-10-13T10:38:00Z">
            <w:rPr>
              <w:vertAlign w:val="subscript"/>
            </w:rPr>
          </w:rPrChange>
        </w:rPr>
        <w:t xml:space="preserve"> in demand of beef because of the improved quality of beef on market hence consumers will be encouraged to buy.</w:t>
      </w:r>
    </w:p>
    <w:p w14:paraId="10EA6860" w14:textId="77777777" w:rsidR="00F7090A" w:rsidRPr="003E6C5C" w:rsidRDefault="00D00662" w:rsidP="001E64D5">
      <w:pPr>
        <w:rPr>
          <w:sz w:val="32"/>
          <w:szCs w:val="32"/>
          <w:vertAlign w:val="subscript"/>
          <w:rPrChange w:id="174" w:author="Admin" w:date="2026-10-13T10:38:00Z">
            <w:rPr>
              <w:vertAlign w:val="subscript"/>
            </w:rPr>
          </w:rPrChange>
        </w:rPr>
      </w:pPr>
      <w:r w:rsidRPr="003E6C5C">
        <w:rPr>
          <w:sz w:val="32"/>
          <w:szCs w:val="32"/>
          <w:vertAlign w:val="subscript"/>
          <w:rPrChange w:id="175" w:author="Admin" w:date="2026-10-13T10:38:00Z">
            <w:rPr>
              <w:vertAlign w:val="subscript"/>
            </w:rPr>
          </w:rPrChange>
        </w:rPr>
        <w:t xml:space="preserve">A technological </w:t>
      </w:r>
      <w:r w:rsidR="00642A44" w:rsidRPr="003E6C5C">
        <w:rPr>
          <w:sz w:val="32"/>
          <w:szCs w:val="32"/>
          <w:vertAlign w:val="subscript"/>
          <w:rPrChange w:id="176" w:author="Admin" w:date="2026-10-13T10:38:00Z">
            <w:rPr>
              <w:vertAlign w:val="subscript"/>
            </w:rPr>
          </w:rPrChange>
        </w:rPr>
        <w:t>breakthrough</w:t>
      </w:r>
      <w:r w:rsidRPr="003E6C5C">
        <w:rPr>
          <w:sz w:val="32"/>
          <w:szCs w:val="32"/>
          <w:vertAlign w:val="subscript"/>
          <w:rPrChange w:id="177" w:author="Admin" w:date="2026-10-13T10:38:00Z">
            <w:rPr>
              <w:vertAlign w:val="subscript"/>
            </w:rPr>
          </w:rPrChange>
        </w:rPr>
        <w:t xml:space="preserve"> in cattle farming will lead to increase in supply of beef because of the improved technology that will increase on the production of beef hence many producers will be encouraged to supply more on the market.</w:t>
      </w:r>
    </w:p>
    <w:p w14:paraId="0BB2F043" w14:textId="77777777" w:rsidR="00F7090A" w:rsidRPr="003E6C5C" w:rsidRDefault="00D00662" w:rsidP="001E64D5">
      <w:pPr>
        <w:rPr>
          <w:sz w:val="32"/>
          <w:szCs w:val="32"/>
          <w:vertAlign w:val="subscript"/>
          <w:rPrChange w:id="178" w:author="Admin" w:date="2026-10-13T10:38:00Z">
            <w:rPr>
              <w:vertAlign w:val="subscript"/>
            </w:rPr>
          </w:rPrChange>
        </w:rPr>
      </w:pPr>
      <w:r w:rsidRPr="003E6C5C">
        <w:rPr>
          <w:sz w:val="32"/>
          <w:szCs w:val="32"/>
          <w:vertAlign w:val="subscript"/>
          <w:rPrChange w:id="179" w:author="Admin" w:date="2026-10-13T10:38:00Z">
            <w:rPr>
              <w:vertAlign w:val="subscript"/>
            </w:rPr>
          </w:rPrChange>
        </w:rPr>
        <w:t>Question 3</w:t>
      </w:r>
    </w:p>
    <w:p w14:paraId="6AB7F575" w14:textId="77777777" w:rsidR="00F7090A" w:rsidRPr="003E6C5C" w:rsidRDefault="00D00662" w:rsidP="001E64D5">
      <w:pPr>
        <w:rPr>
          <w:sz w:val="32"/>
          <w:szCs w:val="32"/>
          <w:vertAlign w:val="subscript"/>
          <w:rPrChange w:id="180" w:author="Admin" w:date="2026-10-13T10:38:00Z">
            <w:rPr>
              <w:vertAlign w:val="subscript"/>
            </w:rPr>
          </w:rPrChange>
        </w:rPr>
      </w:pPr>
      <w:r w:rsidRPr="003E6C5C">
        <w:rPr>
          <w:noProof/>
          <w:sz w:val="32"/>
          <w:szCs w:val="32"/>
          <w:vertAlign w:val="subscript"/>
          <w:rPrChange w:id="181" w:author="Admin" w:date="2026-10-13T10:38:00Z">
            <w:rPr>
              <w:noProof/>
              <w:vertAlign w:val="subscript"/>
            </w:rPr>
          </w:rPrChange>
        </w:rPr>
        <mc:AlternateContent>
          <mc:Choice Requires="wpg">
            <w:drawing>
              <wp:inline distT="0" distB="0" distL="0" distR="0" wp14:anchorId="6B75F141" wp14:editId="26B541E7">
                <wp:extent cx="5908675" cy="12700"/>
                <wp:effectExtent l="0" t="0" r="0" b="0"/>
                <wp:docPr id="1233" name="Group 1233"/>
                <wp:cNvGraphicFramePr/>
                <a:graphic xmlns:a="http://schemas.openxmlformats.org/drawingml/2006/main">
                  <a:graphicData uri="http://schemas.microsoft.com/office/word/2010/wordprocessingGroup">
                    <wpg:wgp>
                      <wpg:cNvGrpSpPr/>
                      <wpg:grpSpPr>
                        <a:xfrm>
                          <a:off x="0" y="0"/>
                          <a:ext cx="5908675" cy="12700"/>
                          <a:chOff x="0" y="0"/>
                          <a:chExt cx="5908675" cy="12700"/>
                        </a:xfrm>
                      </wpg:grpSpPr>
                      <wps:wsp>
                        <wps:cNvPr id="90" name="Shape 90"/>
                        <wps:cNvSpPr/>
                        <wps:spPr>
                          <a:xfrm>
                            <a:off x="0" y="0"/>
                            <a:ext cx="5908675" cy="0"/>
                          </a:xfrm>
                          <a:custGeom>
                            <a:avLst/>
                            <a:gdLst/>
                            <a:ahLst/>
                            <a:cxnLst/>
                            <a:rect l="0" t="0" r="0" b="0"/>
                            <a:pathLst>
                              <a:path w="5908675">
                                <a:moveTo>
                                  <a:pt x="5908675" y="0"/>
                                </a:moveTo>
                                <a:lnTo>
                                  <a:pt x="0" y="0"/>
                                </a:lnTo>
                              </a:path>
                            </a:pathLst>
                          </a:custGeom>
                          <a:ln w="12700" cap="flat">
                            <a:round/>
                          </a:ln>
                        </wps:spPr>
                        <wps:style>
                          <a:lnRef idx="1">
                            <a:srgbClr val="1F3864"/>
                          </a:lnRef>
                          <a:fillRef idx="0">
                            <a:srgbClr val="000000">
                              <a:alpha val="0"/>
                            </a:srgbClr>
                          </a:fillRef>
                          <a:effectRef idx="0">
                            <a:scrgbClr r="0" g="0" b="0"/>
                          </a:effectRef>
                          <a:fontRef idx="none"/>
                        </wps:style>
                        <wps:bodyPr/>
                      </wps:wsp>
                      <wps:wsp>
                        <wps:cNvPr id="92" name="Shape 92"/>
                        <wps:cNvSpPr/>
                        <wps:spPr>
                          <a:xfrm>
                            <a:off x="0" y="0"/>
                            <a:ext cx="5908675" cy="0"/>
                          </a:xfrm>
                          <a:custGeom>
                            <a:avLst/>
                            <a:gdLst/>
                            <a:ahLst/>
                            <a:cxnLst/>
                            <a:rect l="0" t="0" r="0" b="0"/>
                            <a:pathLst>
                              <a:path w="5908675">
                                <a:moveTo>
                                  <a:pt x="5908675" y="0"/>
                                </a:moveTo>
                                <a:lnTo>
                                  <a:pt x="0" y="0"/>
                                </a:lnTo>
                              </a:path>
                            </a:pathLst>
                          </a:custGeom>
                          <a:ln w="12700" cap="flat">
                            <a:round/>
                          </a:ln>
                        </wps:spPr>
                        <wps:style>
                          <a:lnRef idx="1">
                            <a:srgbClr val="1F3864"/>
                          </a:lnRef>
                          <a:fillRef idx="0">
                            <a:srgbClr val="000000">
                              <a:alpha val="0"/>
                            </a:srgbClr>
                          </a:fillRef>
                          <a:effectRef idx="0">
                            <a:scrgbClr r="0" g="0" b="0"/>
                          </a:effectRef>
                          <a:fontRef idx="none"/>
                        </wps:style>
                        <wps:bodyPr/>
                      </wps:wsp>
                    </wpg:wgp>
                  </a:graphicData>
                </a:graphic>
              </wp:inline>
            </w:drawing>
          </mc:Choice>
          <mc:Fallback>
            <w:pict>
              <v:group w14:anchorId="5B24095A" id="Group 1233" o:spid="_x0000_s1026" style="width:465.25pt;height:1pt;mso-position-horizontal-relative:char;mso-position-vertical-relative:line" coordsize="5908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">
                <v:shape id="Shape 90" o:spid="_x0000_s1027" style="position:absolute;width:59086;height:0;visibility:visible;mso-wrap-style:square;v-text-anchor:top" coordsize="59086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xlL8A&#10;AADbAAAADwAAAGRycy9kb3ducmV2LnhtbERPTYvCMBC9L/gfwgh7W1NFZFtNRQRBvFVFPI7N2JY2&#10;k5pE7f77zWFhj4/3vVoPphMvcr6xrGA6SUAQl1Y3XCk4n3Zf3yB8QNbYWSYFP+RhnY8+Vphp++aC&#10;XsdQiRjCPkMFdQh9JqUvazLoJ7YnjtzdOoMhQldJ7fAdw00nZ0mykAYbjg019rStqWyPT6Pgsbhd&#10;rE+LxHFjDm0xv6bPcq/U53jYLEEEGsK/+M+91wrSuD5+iT9A5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L3/GUvwAAANsAAAAPAAAAAAAAAAAAAAAAAJgCAABkcnMvZG93bnJl&#10;di54bWxQSwUGAAAAAAQABAD1AAAAhAMAAAAA&#10;" path="m5908675,l,e" filled="f" strokecolor="#1f3864" strokeweight="1pt">
                  <v:path arrowok="t" textboxrect="0,0,5908675,0"/>
                </v:shape>
                <v:shape id="Shape 92" o:spid="_x0000_s1028" style="position:absolute;width:59086;height:0;visibility:visible;mso-wrap-style:square;v-text-anchor:top" coordsize="59086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HKeMEA&#10;AADbAAAADwAAAGRycy9kb3ducmV2LnhtbESPQYvCMBSE7wv+h/AEb2uqiGyrUUQQxFt1EY/P5tkW&#10;m5eaRK3/3iwseBxm5htmvuxMIx7kfG1ZwWiYgCAurK65VPB72Hz/gPABWWNjmRS8yMNy0fuaY6bt&#10;k3N67EMpIoR9hgqqENpMSl9UZNAPbUscvYt1BkOUrpTa4TPCTSPHSTKVBmuOCxW2tK6ouO7vRsFt&#10;ej5an+aJ49rsrvnklN6LrVKDfreagQjUhU/4v73VCtIx/H2JP0Au3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RBynjBAAAA2wAAAA8AAAAAAAAAAAAAAAAAmAIAAGRycy9kb3du&#10;cmV2LnhtbFBLBQYAAAAABAAEAPUAAACGAwAAAAA=&#10;" path="m5908675,l,e" filled="f" strokecolor="#1f3864" strokeweight="1pt">
                  <v:path arrowok="t" textboxrect="0,0,5908675,0"/>
                </v:shape>
                <w10:anchorlock/>
              </v:group>
            </w:pict>
          </mc:Fallback>
        </mc:AlternateContent>
      </w:r>
    </w:p>
    <w:p w14:paraId="2E506F68" w14:textId="77777777" w:rsidR="00F7090A" w:rsidRPr="003E6C5C" w:rsidRDefault="00D00662" w:rsidP="001E64D5">
      <w:pPr>
        <w:rPr>
          <w:sz w:val="32"/>
          <w:szCs w:val="32"/>
          <w:vertAlign w:val="subscript"/>
          <w:rPrChange w:id="182" w:author="Admin" w:date="2026-10-13T10:38:00Z">
            <w:rPr>
              <w:vertAlign w:val="subscript"/>
            </w:rPr>
          </w:rPrChange>
        </w:rPr>
      </w:pPr>
      <w:r w:rsidRPr="003E6C5C">
        <w:rPr>
          <w:sz w:val="32"/>
          <w:szCs w:val="32"/>
          <w:vertAlign w:val="subscript"/>
          <w:rPrChange w:id="183" w:author="Admin" w:date="2026-10-13T10:38:00Z">
            <w:rPr>
              <w:vertAlign w:val="subscript"/>
            </w:rPr>
          </w:rPrChange>
        </w:rPr>
        <w:t xml:space="preserve">3 </w:t>
      </w:r>
      <w:r w:rsidR="00642A44" w:rsidRPr="003E6C5C">
        <w:rPr>
          <w:sz w:val="32"/>
          <w:szCs w:val="32"/>
          <w:vertAlign w:val="subscript"/>
          <w:rPrChange w:id="184" w:author="Admin" w:date="2026-10-13T10:38:00Z">
            <w:rPr>
              <w:vertAlign w:val="subscript"/>
            </w:rPr>
          </w:rPrChange>
        </w:rPr>
        <w:t>(a)</w:t>
      </w:r>
    </w:p>
    <w:p w14:paraId="5ECEC3D1" w14:textId="77777777" w:rsidR="00F7090A" w:rsidRPr="003E6C5C" w:rsidRDefault="00D00662" w:rsidP="001E64D5">
      <w:pPr>
        <w:rPr>
          <w:sz w:val="32"/>
          <w:szCs w:val="32"/>
          <w:vertAlign w:val="subscript"/>
          <w:rPrChange w:id="185" w:author="Admin" w:date="2026-10-13T10:38:00Z">
            <w:rPr>
              <w:vertAlign w:val="subscript"/>
            </w:rPr>
          </w:rPrChange>
        </w:rPr>
      </w:pPr>
      <w:r w:rsidRPr="003E6C5C">
        <w:rPr>
          <w:sz w:val="32"/>
          <w:szCs w:val="32"/>
          <w:vertAlign w:val="subscript"/>
          <w:rPrChange w:id="186" w:author="Admin" w:date="2026-10-13T10:38:00Z">
            <w:rPr>
              <w:vertAlign w:val="subscript"/>
            </w:rPr>
          </w:rPrChange>
        </w:rPr>
        <w:t>Price elasticity of demand = % change in quantity demanded / % change in price % change in quantity demanded =</w:t>
      </w:r>
    </w:p>
    <w:p w14:paraId="3D3B1D5D" w14:textId="77777777" w:rsidR="00F7090A" w:rsidRPr="003E6C5C" w:rsidRDefault="00642A44" w:rsidP="001E64D5">
      <w:pPr>
        <w:rPr>
          <w:sz w:val="32"/>
          <w:szCs w:val="32"/>
          <w:vertAlign w:val="subscript"/>
          <w:rPrChange w:id="187" w:author="Admin" w:date="2026-10-13T10:38:00Z">
            <w:rPr>
              <w:vertAlign w:val="subscript"/>
            </w:rPr>
          </w:rPrChange>
        </w:rPr>
      </w:pPr>
      <w:r w:rsidRPr="003E6C5C">
        <w:rPr>
          <w:sz w:val="32"/>
          <w:szCs w:val="32"/>
          <w:vertAlign w:val="subscript"/>
          <w:rPrChange w:id="188" w:author="Admin" w:date="2026-10-13T10:38:00Z">
            <w:rPr>
              <w:vertAlign w:val="subscript"/>
            </w:rPr>
          </w:rPrChange>
        </w:rPr>
        <w:t>= (</w:t>
      </w:r>
      <w:r w:rsidR="00D00662" w:rsidRPr="003E6C5C">
        <w:rPr>
          <w:sz w:val="32"/>
          <w:szCs w:val="32"/>
          <w:vertAlign w:val="subscript"/>
          <w:rPrChange w:id="189" w:author="Admin" w:date="2026-10-13T10:38:00Z">
            <w:rPr>
              <w:vertAlign w:val="subscript"/>
            </w:rPr>
          </w:rPrChange>
        </w:rPr>
        <w:t xml:space="preserve">Q2 - Q1) / Q1 </w:t>
      </w:r>
      <w:r w:rsidRPr="003E6C5C">
        <w:rPr>
          <w:sz w:val="32"/>
          <w:szCs w:val="32"/>
          <w:vertAlign w:val="subscript"/>
          <w:rPrChange w:id="190" w:author="Admin" w:date="2026-10-13T10:38:00Z">
            <w:rPr>
              <w:vertAlign w:val="subscript"/>
            </w:rPr>
          </w:rPrChange>
        </w:rPr>
        <w:t>× 100</w:t>
      </w:r>
    </w:p>
    <w:p w14:paraId="1FE25CF7" w14:textId="77777777" w:rsidR="00F7090A" w:rsidRPr="003E6C5C" w:rsidRDefault="00642A44" w:rsidP="001E64D5">
      <w:pPr>
        <w:rPr>
          <w:sz w:val="32"/>
          <w:szCs w:val="32"/>
          <w:vertAlign w:val="subscript"/>
          <w:rPrChange w:id="191" w:author="Admin" w:date="2026-10-13T10:38:00Z">
            <w:rPr>
              <w:vertAlign w:val="subscript"/>
            </w:rPr>
          </w:rPrChange>
        </w:rPr>
      </w:pPr>
      <w:r w:rsidRPr="003E6C5C">
        <w:rPr>
          <w:sz w:val="32"/>
          <w:szCs w:val="32"/>
          <w:vertAlign w:val="subscript"/>
          <w:rPrChange w:id="192" w:author="Admin" w:date="2026-10-13T10:38:00Z">
            <w:rPr>
              <w:vertAlign w:val="subscript"/>
            </w:rPr>
          </w:rPrChange>
        </w:rPr>
        <w:t>= (</w:t>
      </w:r>
      <w:r w:rsidR="00D00662" w:rsidRPr="003E6C5C">
        <w:rPr>
          <w:sz w:val="32"/>
          <w:szCs w:val="32"/>
          <w:vertAlign w:val="subscript"/>
          <w:rPrChange w:id="193" w:author="Admin" w:date="2026-10-13T10:38:00Z">
            <w:rPr>
              <w:vertAlign w:val="subscript"/>
            </w:rPr>
          </w:rPrChange>
        </w:rPr>
        <w:t xml:space="preserve">400 - 500) / 500 </w:t>
      </w:r>
      <w:r w:rsidRPr="003E6C5C">
        <w:rPr>
          <w:sz w:val="32"/>
          <w:szCs w:val="32"/>
          <w:vertAlign w:val="subscript"/>
          <w:rPrChange w:id="194" w:author="Admin" w:date="2026-10-13T10:38:00Z">
            <w:rPr>
              <w:vertAlign w:val="subscript"/>
            </w:rPr>
          </w:rPrChange>
        </w:rPr>
        <w:t>× 100</w:t>
      </w:r>
    </w:p>
    <w:p w14:paraId="4A1543F3" w14:textId="77777777" w:rsidR="00F7090A" w:rsidRPr="003E6C5C" w:rsidRDefault="00642A44" w:rsidP="001E64D5">
      <w:pPr>
        <w:rPr>
          <w:sz w:val="32"/>
          <w:szCs w:val="32"/>
          <w:vertAlign w:val="subscript"/>
          <w:rPrChange w:id="195" w:author="Admin" w:date="2026-10-13T10:38:00Z">
            <w:rPr>
              <w:vertAlign w:val="subscript"/>
            </w:rPr>
          </w:rPrChange>
        </w:rPr>
      </w:pPr>
      <w:r w:rsidRPr="003E6C5C">
        <w:rPr>
          <w:sz w:val="32"/>
          <w:szCs w:val="32"/>
          <w:vertAlign w:val="subscript"/>
          <w:rPrChange w:id="196" w:author="Admin" w:date="2026-10-13T10:38:00Z">
            <w:rPr>
              <w:vertAlign w:val="subscript"/>
            </w:rPr>
          </w:rPrChange>
        </w:rPr>
        <w:t>= (</w:t>
      </w:r>
      <w:r w:rsidR="00FA49D7" w:rsidRPr="003E6C5C">
        <w:rPr>
          <w:sz w:val="32"/>
          <w:szCs w:val="32"/>
          <w:vertAlign w:val="subscript"/>
          <w:rPrChange w:id="197" w:author="Admin" w:date="2026-10-13T10:38:00Z">
            <w:rPr>
              <w:vertAlign w:val="subscript"/>
            </w:rPr>
          </w:rPrChange>
        </w:rPr>
        <w:t>-100</w:t>
      </w:r>
      <w:r w:rsidRPr="003E6C5C">
        <w:rPr>
          <w:sz w:val="32"/>
          <w:szCs w:val="32"/>
          <w:vertAlign w:val="subscript"/>
          <w:rPrChange w:id="198" w:author="Admin" w:date="2026-10-13T10:38:00Z">
            <w:rPr>
              <w:vertAlign w:val="subscript"/>
            </w:rPr>
          </w:rPrChange>
        </w:rPr>
        <w:t>/ 500</w:t>
      </w:r>
      <w:r w:rsidR="00FA49D7" w:rsidRPr="003E6C5C">
        <w:rPr>
          <w:sz w:val="32"/>
          <w:szCs w:val="32"/>
          <w:vertAlign w:val="subscript"/>
          <w:rPrChange w:id="199" w:author="Admin" w:date="2026-10-13T10:38:00Z">
            <w:rPr>
              <w:vertAlign w:val="subscript"/>
            </w:rPr>
          </w:rPrChange>
        </w:rPr>
        <w:t>) x100</w:t>
      </w:r>
    </w:p>
    <w:p w14:paraId="2CDCA169" w14:textId="77777777" w:rsidR="00F7090A" w:rsidRPr="003E6C5C" w:rsidRDefault="00642A44" w:rsidP="001E64D5">
      <w:pPr>
        <w:rPr>
          <w:sz w:val="32"/>
          <w:szCs w:val="32"/>
          <w:vertAlign w:val="subscript"/>
          <w:rPrChange w:id="200" w:author="Admin" w:date="2026-10-13T10:38:00Z">
            <w:rPr>
              <w:vertAlign w:val="subscript"/>
            </w:rPr>
          </w:rPrChange>
        </w:rPr>
      </w:pPr>
      <w:r w:rsidRPr="003E6C5C">
        <w:rPr>
          <w:sz w:val="32"/>
          <w:szCs w:val="32"/>
          <w:vertAlign w:val="subscript"/>
          <w:rPrChange w:id="201" w:author="Admin" w:date="2026-10-13T10:38:00Z">
            <w:rPr>
              <w:vertAlign w:val="subscript"/>
            </w:rPr>
          </w:rPrChange>
        </w:rPr>
        <w:t>=</w:t>
      </w:r>
      <w:r w:rsidR="00FA49D7" w:rsidRPr="003E6C5C">
        <w:rPr>
          <w:sz w:val="32"/>
          <w:szCs w:val="32"/>
          <w:vertAlign w:val="subscript"/>
          <w:rPrChange w:id="202" w:author="Admin" w:date="2026-10-13T10:38:00Z">
            <w:rPr>
              <w:vertAlign w:val="subscript"/>
            </w:rPr>
          </w:rPrChange>
        </w:rPr>
        <w:t>-</w:t>
      </w:r>
      <w:r w:rsidRPr="003E6C5C">
        <w:rPr>
          <w:sz w:val="32"/>
          <w:szCs w:val="32"/>
          <w:vertAlign w:val="subscript"/>
          <w:rPrChange w:id="203" w:author="Admin" w:date="2026-10-13T10:38:00Z">
            <w:rPr>
              <w:vertAlign w:val="subscript"/>
            </w:rPr>
          </w:rPrChange>
        </w:rPr>
        <w:t xml:space="preserve"> 20</w:t>
      </w:r>
      <w:r w:rsidR="00D00662" w:rsidRPr="003E6C5C">
        <w:rPr>
          <w:sz w:val="32"/>
          <w:szCs w:val="32"/>
          <w:vertAlign w:val="subscript"/>
          <w:rPrChange w:id="204" w:author="Admin" w:date="2026-10-13T10:38:00Z">
            <w:rPr>
              <w:vertAlign w:val="subscript"/>
            </w:rPr>
          </w:rPrChange>
        </w:rPr>
        <w:t>%</w:t>
      </w:r>
    </w:p>
    <w:p w14:paraId="272914B5" w14:textId="77777777" w:rsidR="00F7090A" w:rsidRPr="003E6C5C" w:rsidRDefault="00642A44" w:rsidP="001E64D5">
      <w:pPr>
        <w:rPr>
          <w:sz w:val="32"/>
          <w:szCs w:val="32"/>
          <w:vertAlign w:val="subscript"/>
          <w:rPrChange w:id="205" w:author="Admin" w:date="2026-10-13T10:38:00Z">
            <w:rPr>
              <w:vertAlign w:val="subscript"/>
            </w:rPr>
          </w:rPrChange>
        </w:rPr>
      </w:pPr>
      <w:r w:rsidRPr="003E6C5C">
        <w:rPr>
          <w:sz w:val="32"/>
          <w:szCs w:val="32"/>
          <w:vertAlign w:val="subscript"/>
          <w:rPrChange w:id="206" w:author="Admin" w:date="2026-10-13T10:38:00Z">
            <w:rPr>
              <w:vertAlign w:val="subscript"/>
            </w:rPr>
          </w:rPrChange>
        </w:rPr>
        <w:t>% change in Price</w:t>
      </w:r>
    </w:p>
    <w:p w14:paraId="6E0C3C3E" w14:textId="77777777" w:rsidR="00F7090A" w:rsidRPr="003E6C5C" w:rsidRDefault="00642A44" w:rsidP="001E64D5">
      <w:pPr>
        <w:rPr>
          <w:sz w:val="32"/>
          <w:szCs w:val="32"/>
          <w:vertAlign w:val="subscript"/>
          <w:rPrChange w:id="207" w:author="Admin" w:date="2026-10-13T10:38:00Z">
            <w:rPr>
              <w:vertAlign w:val="subscript"/>
            </w:rPr>
          </w:rPrChange>
        </w:rPr>
      </w:pPr>
      <w:r w:rsidRPr="003E6C5C">
        <w:rPr>
          <w:sz w:val="32"/>
          <w:szCs w:val="32"/>
          <w:vertAlign w:val="subscript"/>
          <w:rPrChange w:id="208" w:author="Admin" w:date="2026-10-13T10:38:00Z">
            <w:rPr>
              <w:vertAlign w:val="subscript"/>
            </w:rPr>
          </w:rPrChange>
        </w:rPr>
        <w:t>= (</w:t>
      </w:r>
      <w:r w:rsidR="00D00662" w:rsidRPr="003E6C5C">
        <w:rPr>
          <w:sz w:val="32"/>
          <w:szCs w:val="32"/>
          <w:vertAlign w:val="subscript"/>
          <w:rPrChange w:id="209" w:author="Admin" w:date="2026-10-13T10:38:00Z">
            <w:rPr>
              <w:vertAlign w:val="subscript"/>
            </w:rPr>
          </w:rPrChange>
        </w:rPr>
        <w:t xml:space="preserve">P2 - P1) / P1 </w:t>
      </w:r>
      <w:r w:rsidRPr="003E6C5C">
        <w:rPr>
          <w:sz w:val="32"/>
          <w:szCs w:val="32"/>
          <w:vertAlign w:val="subscript"/>
          <w:rPrChange w:id="210" w:author="Admin" w:date="2026-10-13T10:38:00Z">
            <w:rPr>
              <w:vertAlign w:val="subscript"/>
            </w:rPr>
          </w:rPrChange>
        </w:rPr>
        <w:t>× 100</w:t>
      </w:r>
    </w:p>
    <w:p w14:paraId="66700437" w14:textId="77777777" w:rsidR="00F7090A" w:rsidRPr="003E6C5C" w:rsidRDefault="00642A44" w:rsidP="001E64D5">
      <w:pPr>
        <w:rPr>
          <w:sz w:val="32"/>
          <w:szCs w:val="32"/>
          <w:vertAlign w:val="subscript"/>
          <w:rPrChange w:id="211" w:author="Admin" w:date="2026-10-13T10:38:00Z">
            <w:rPr>
              <w:vertAlign w:val="subscript"/>
            </w:rPr>
          </w:rPrChange>
        </w:rPr>
      </w:pPr>
      <w:r w:rsidRPr="003E6C5C">
        <w:rPr>
          <w:sz w:val="32"/>
          <w:szCs w:val="32"/>
          <w:vertAlign w:val="subscript"/>
          <w:rPrChange w:id="212" w:author="Admin" w:date="2026-10-13T10:38:00Z">
            <w:rPr>
              <w:vertAlign w:val="subscript"/>
            </w:rPr>
          </w:rPrChange>
        </w:rPr>
        <w:t>= (</w:t>
      </w:r>
      <w:r w:rsidR="00D00662" w:rsidRPr="003E6C5C">
        <w:rPr>
          <w:sz w:val="32"/>
          <w:szCs w:val="32"/>
          <w:vertAlign w:val="subscript"/>
          <w:rPrChange w:id="213" w:author="Admin" w:date="2026-10-13T10:38:00Z">
            <w:rPr>
              <w:vertAlign w:val="subscript"/>
            </w:rPr>
          </w:rPrChange>
        </w:rPr>
        <w:t xml:space="preserve">5 - 3) / 3 </w:t>
      </w:r>
      <w:r w:rsidRPr="003E6C5C">
        <w:rPr>
          <w:sz w:val="32"/>
          <w:szCs w:val="32"/>
          <w:vertAlign w:val="subscript"/>
          <w:rPrChange w:id="214" w:author="Admin" w:date="2026-10-13T10:38:00Z">
            <w:rPr>
              <w:vertAlign w:val="subscript"/>
            </w:rPr>
          </w:rPrChange>
        </w:rPr>
        <w:t>× 100</w:t>
      </w:r>
    </w:p>
    <w:p w14:paraId="725EAF2F" w14:textId="77777777" w:rsidR="00F7090A" w:rsidRPr="003E6C5C" w:rsidRDefault="00642A44" w:rsidP="001E64D5">
      <w:pPr>
        <w:rPr>
          <w:sz w:val="32"/>
          <w:szCs w:val="32"/>
          <w:vertAlign w:val="subscript"/>
          <w:rPrChange w:id="215" w:author="Admin" w:date="2026-10-13T10:38:00Z">
            <w:rPr>
              <w:vertAlign w:val="subscript"/>
            </w:rPr>
          </w:rPrChange>
        </w:rPr>
      </w:pPr>
      <w:r w:rsidRPr="003E6C5C">
        <w:rPr>
          <w:sz w:val="32"/>
          <w:szCs w:val="32"/>
          <w:vertAlign w:val="subscript"/>
          <w:rPrChange w:id="216" w:author="Admin" w:date="2026-10-13T10:38:00Z">
            <w:rPr>
              <w:vertAlign w:val="subscript"/>
            </w:rPr>
          </w:rPrChange>
        </w:rPr>
        <w:t>= 2</w:t>
      </w:r>
      <w:r w:rsidR="00D00662" w:rsidRPr="003E6C5C">
        <w:rPr>
          <w:sz w:val="32"/>
          <w:szCs w:val="32"/>
          <w:vertAlign w:val="subscript"/>
          <w:rPrChange w:id="217" w:author="Admin" w:date="2026-10-13T10:38:00Z">
            <w:rPr>
              <w:vertAlign w:val="subscript"/>
            </w:rPr>
          </w:rPrChange>
        </w:rPr>
        <w:t xml:space="preserve"> / 3 </w:t>
      </w:r>
      <w:r w:rsidRPr="003E6C5C">
        <w:rPr>
          <w:sz w:val="32"/>
          <w:szCs w:val="32"/>
          <w:vertAlign w:val="subscript"/>
          <w:rPrChange w:id="218" w:author="Admin" w:date="2026-10-13T10:38:00Z">
            <w:rPr>
              <w:vertAlign w:val="subscript"/>
            </w:rPr>
          </w:rPrChange>
        </w:rPr>
        <w:t>× 100</w:t>
      </w:r>
    </w:p>
    <w:p w14:paraId="35738BEC" w14:textId="77777777" w:rsidR="00F7090A" w:rsidRPr="003E6C5C" w:rsidRDefault="00642A44" w:rsidP="001E64D5">
      <w:pPr>
        <w:rPr>
          <w:sz w:val="32"/>
          <w:szCs w:val="32"/>
          <w:vertAlign w:val="subscript"/>
          <w:rPrChange w:id="219" w:author="Admin" w:date="2026-10-13T10:38:00Z">
            <w:rPr>
              <w:vertAlign w:val="subscript"/>
            </w:rPr>
          </w:rPrChange>
        </w:rPr>
      </w:pPr>
      <w:r w:rsidRPr="003E6C5C">
        <w:rPr>
          <w:sz w:val="32"/>
          <w:szCs w:val="32"/>
          <w:vertAlign w:val="subscript"/>
          <w:rPrChange w:id="220" w:author="Admin" w:date="2026-10-13T10:38:00Z">
            <w:rPr>
              <w:vertAlign w:val="subscript"/>
            </w:rPr>
          </w:rPrChange>
        </w:rPr>
        <w:t>= 66.7</w:t>
      </w:r>
      <w:r w:rsidR="00D00662" w:rsidRPr="003E6C5C">
        <w:rPr>
          <w:sz w:val="32"/>
          <w:szCs w:val="32"/>
          <w:vertAlign w:val="subscript"/>
          <w:rPrChange w:id="221" w:author="Admin" w:date="2026-10-13T10:38:00Z">
            <w:rPr>
              <w:vertAlign w:val="subscript"/>
            </w:rPr>
          </w:rPrChange>
        </w:rPr>
        <w:t>%</w:t>
      </w:r>
    </w:p>
    <w:p w14:paraId="2CCB9B27" w14:textId="77777777" w:rsidR="00F7090A" w:rsidRPr="003E6C5C" w:rsidRDefault="00D00662" w:rsidP="001E64D5">
      <w:pPr>
        <w:rPr>
          <w:sz w:val="32"/>
          <w:szCs w:val="32"/>
          <w:vertAlign w:val="subscript"/>
          <w:rPrChange w:id="222" w:author="Admin" w:date="2026-10-13T10:38:00Z">
            <w:rPr>
              <w:vertAlign w:val="subscript"/>
            </w:rPr>
          </w:rPrChange>
        </w:rPr>
      </w:pPr>
      <w:r w:rsidRPr="003E6C5C">
        <w:rPr>
          <w:sz w:val="32"/>
          <w:szCs w:val="32"/>
          <w:vertAlign w:val="subscript"/>
          <w:rPrChange w:id="223" w:author="Admin" w:date="2026-10-13T10:38:00Z">
            <w:rPr>
              <w:vertAlign w:val="subscript"/>
            </w:rPr>
          </w:rPrChange>
        </w:rPr>
        <w:t xml:space="preserve">Price elasticity of demand = </w:t>
      </w:r>
      <w:r w:rsidR="00FA49D7" w:rsidRPr="003E6C5C">
        <w:rPr>
          <w:sz w:val="32"/>
          <w:szCs w:val="32"/>
          <w:vertAlign w:val="subscript"/>
          <w:rPrChange w:id="224" w:author="Admin" w:date="2026-10-13T10:38:00Z">
            <w:rPr>
              <w:vertAlign w:val="subscript"/>
            </w:rPr>
          </w:rPrChange>
        </w:rPr>
        <w:t>-</w:t>
      </w:r>
      <w:r w:rsidRPr="003E6C5C">
        <w:rPr>
          <w:sz w:val="32"/>
          <w:szCs w:val="32"/>
          <w:vertAlign w:val="subscript"/>
          <w:rPrChange w:id="225" w:author="Admin" w:date="2026-10-13T10:38:00Z">
            <w:rPr>
              <w:vertAlign w:val="subscript"/>
            </w:rPr>
          </w:rPrChange>
        </w:rPr>
        <w:t>20% / 66.7%</w:t>
      </w:r>
    </w:p>
    <w:p w14:paraId="1A0BE669" w14:textId="77777777" w:rsidR="00F7090A" w:rsidRPr="003E6C5C" w:rsidRDefault="00D00662" w:rsidP="001E64D5">
      <w:pPr>
        <w:rPr>
          <w:sz w:val="32"/>
          <w:szCs w:val="32"/>
          <w:vertAlign w:val="subscript"/>
          <w:rPrChange w:id="226" w:author="Admin" w:date="2026-10-13T10:38:00Z">
            <w:rPr>
              <w:vertAlign w:val="subscript"/>
            </w:rPr>
          </w:rPrChange>
        </w:rPr>
      </w:pPr>
      <w:r w:rsidRPr="003E6C5C">
        <w:rPr>
          <w:sz w:val="32"/>
          <w:szCs w:val="32"/>
          <w:vertAlign w:val="subscript"/>
          <w:rPrChange w:id="227" w:author="Admin" w:date="2026-10-13T10:38:00Z">
            <w:rPr>
              <w:vertAlign w:val="subscript"/>
            </w:rPr>
          </w:rPrChange>
        </w:rPr>
        <w:t>=</w:t>
      </w:r>
      <w:r w:rsidR="00FA49D7" w:rsidRPr="003E6C5C">
        <w:rPr>
          <w:sz w:val="32"/>
          <w:szCs w:val="32"/>
          <w:vertAlign w:val="subscript"/>
          <w:rPrChange w:id="228" w:author="Admin" w:date="2026-10-13T10:38:00Z">
            <w:rPr>
              <w:vertAlign w:val="subscript"/>
            </w:rPr>
          </w:rPrChange>
        </w:rPr>
        <w:t>-</w:t>
      </w:r>
      <w:r w:rsidRPr="003E6C5C">
        <w:rPr>
          <w:sz w:val="32"/>
          <w:szCs w:val="32"/>
          <w:vertAlign w:val="subscript"/>
          <w:rPrChange w:id="229" w:author="Admin" w:date="2026-10-13T10:38:00Z">
            <w:rPr>
              <w:vertAlign w:val="subscript"/>
            </w:rPr>
          </w:rPrChange>
        </w:rPr>
        <w:t xml:space="preserve"> 0.3</w:t>
      </w:r>
    </w:p>
    <w:p w14:paraId="5593094F" w14:textId="77777777" w:rsidR="00FA49D7" w:rsidRPr="003E6C5C" w:rsidRDefault="00FA49D7" w:rsidP="001E64D5">
      <w:pPr>
        <w:rPr>
          <w:sz w:val="32"/>
          <w:szCs w:val="32"/>
          <w:vertAlign w:val="subscript"/>
          <w:rPrChange w:id="230" w:author="Admin" w:date="2026-10-13T10:38:00Z">
            <w:rPr>
              <w:vertAlign w:val="subscript"/>
            </w:rPr>
          </w:rPrChange>
        </w:rPr>
      </w:pPr>
      <w:r w:rsidRPr="003E6C5C">
        <w:rPr>
          <w:sz w:val="32"/>
          <w:szCs w:val="32"/>
          <w:vertAlign w:val="subscript"/>
          <w:rPrChange w:id="231" w:author="Admin" w:date="2026-10-13T10:38:00Z">
            <w:rPr>
              <w:vertAlign w:val="subscript"/>
            </w:rPr>
          </w:rPrChange>
        </w:rPr>
        <w:t>|PED|=0.3, Inelastic</w:t>
      </w:r>
    </w:p>
    <w:p w14:paraId="04D8FA43" w14:textId="77777777" w:rsidR="00F7090A" w:rsidRPr="003E6C5C" w:rsidRDefault="00D00662" w:rsidP="001E64D5">
      <w:pPr>
        <w:rPr>
          <w:sz w:val="32"/>
          <w:szCs w:val="32"/>
          <w:vertAlign w:val="subscript"/>
          <w:rPrChange w:id="232" w:author="Admin" w:date="2026-10-13T10:38:00Z">
            <w:rPr>
              <w:vertAlign w:val="subscript"/>
            </w:rPr>
          </w:rPrChange>
        </w:rPr>
      </w:pPr>
      <w:r w:rsidRPr="003E6C5C">
        <w:rPr>
          <w:sz w:val="32"/>
          <w:szCs w:val="32"/>
          <w:vertAlign w:val="subscript"/>
          <w:rPrChange w:id="233" w:author="Admin" w:date="2026-10-13T10:38:00Z">
            <w:rPr>
              <w:vertAlign w:val="subscript"/>
            </w:rPr>
          </w:rPrChange>
        </w:rPr>
        <w:t>3</w:t>
      </w:r>
      <w:r w:rsidR="00FA49D7" w:rsidRPr="003E6C5C">
        <w:rPr>
          <w:sz w:val="32"/>
          <w:szCs w:val="32"/>
          <w:vertAlign w:val="subscript"/>
          <w:rPrChange w:id="234" w:author="Admin" w:date="2026-10-13T10:38:00Z">
            <w:rPr>
              <w:vertAlign w:val="subscript"/>
            </w:rPr>
          </w:rPrChange>
        </w:rPr>
        <w:t>(b)</w:t>
      </w:r>
    </w:p>
    <w:p w14:paraId="130598A9" w14:textId="77777777" w:rsidR="00F7090A" w:rsidRPr="003E6C5C" w:rsidRDefault="00D00662" w:rsidP="001E64D5">
      <w:pPr>
        <w:rPr>
          <w:sz w:val="32"/>
          <w:szCs w:val="32"/>
          <w:vertAlign w:val="subscript"/>
          <w:rPrChange w:id="235" w:author="Admin" w:date="2026-10-13T10:38:00Z">
            <w:rPr>
              <w:vertAlign w:val="subscript"/>
            </w:rPr>
          </w:rPrChange>
        </w:rPr>
      </w:pPr>
      <w:r w:rsidRPr="003E6C5C">
        <w:rPr>
          <w:sz w:val="32"/>
          <w:szCs w:val="32"/>
          <w:vertAlign w:val="subscript"/>
          <w:rPrChange w:id="236" w:author="Admin" w:date="2026-10-13T10:38:00Z">
            <w:rPr>
              <w:vertAlign w:val="subscript"/>
            </w:rPr>
          </w:rPrChange>
        </w:rPr>
        <w:t>The price of the tomatoes will rise more in a short run during drought because they take time to grow and drought reduces the tomato production which will makes tomatoes scarce on market hence prices will rise</w:t>
      </w:r>
    </w:p>
    <w:p w14:paraId="58BE4756" w14:textId="77777777" w:rsidR="00F7090A" w:rsidRPr="003E6C5C" w:rsidRDefault="00D00662" w:rsidP="001E64D5">
      <w:pPr>
        <w:rPr>
          <w:sz w:val="32"/>
          <w:szCs w:val="32"/>
          <w:vertAlign w:val="subscript"/>
          <w:rPrChange w:id="237" w:author="Admin" w:date="2026-10-13T10:38:00Z">
            <w:rPr>
              <w:vertAlign w:val="subscript"/>
            </w:rPr>
          </w:rPrChange>
        </w:rPr>
      </w:pPr>
      <w:r w:rsidRPr="003E6C5C">
        <w:rPr>
          <w:sz w:val="32"/>
          <w:szCs w:val="32"/>
          <w:vertAlign w:val="subscript"/>
          <w:rPrChange w:id="238" w:author="Admin" w:date="2026-10-13T10:38:00Z">
            <w:rPr>
              <w:vertAlign w:val="subscript"/>
            </w:rPr>
          </w:rPrChange>
        </w:rPr>
        <w:t>3</w:t>
      </w:r>
      <w:r w:rsidR="00FA49D7" w:rsidRPr="003E6C5C">
        <w:rPr>
          <w:sz w:val="32"/>
          <w:szCs w:val="32"/>
          <w:vertAlign w:val="subscript"/>
          <w:rPrChange w:id="239" w:author="Admin" w:date="2026-10-13T10:38:00Z">
            <w:rPr>
              <w:vertAlign w:val="subscript"/>
            </w:rPr>
          </w:rPrChange>
        </w:rPr>
        <w:t>(c)</w:t>
      </w:r>
    </w:p>
    <w:p w14:paraId="16C39413" w14:textId="77777777" w:rsidR="00F7090A" w:rsidRPr="003E6C5C" w:rsidRDefault="00D00662" w:rsidP="001E64D5">
      <w:pPr>
        <w:rPr>
          <w:sz w:val="32"/>
          <w:szCs w:val="32"/>
          <w:vertAlign w:val="subscript"/>
          <w:rPrChange w:id="240" w:author="Admin" w:date="2026-10-13T10:38:00Z">
            <w:rPr>
              <w:vertAlign w:val="subscript"/>
            </w:rPr>
          </w:rPrChange>
        </w:rPr>
      </w:pPr>
      <w:r w:rsidRPr="003E6C5C">
        <w:rPr>
          <w:sz w:val="32"/>
          <w:szCs w:val="32"/>
          <w:vertAlign w:val="subscript"/>
          <w:rPrChange w:id="241" w:author="Admin" w:date="2026-10-13T10:38:00Z">
            <w:rPr>
              <w:vertAlign w:val="subscript"/>
            </w:rPr>
          </w:rPrChange>
        </w:rPr>
        <w:t>Price ceiling is a maximum legal price.</w:t>
      </w:r>
    </w:p>
    <w:p w14:paraId="68144A9B" w14:textId="77777777" w:rsidR="0036080B" w:rsidRPr="003E6C5C" w:rsidRDefault="0036080B" w:rsidP="001E64D5">
      <w:pPr>
        <w:rPr>
          <w:ins w:id="242" w:author="Admin" w:date="2026-10-13T10:38:00Z"/>
          <w:sz w:val="32"/>
          <w:szCs w:val="32"/>
          <w:vertAlign w:val="subscript"/>
        </w:rPr>
      </w:pPr>
      <w:ins w:id="243" w:author="Admin" w:date="2026-10-13T10:38:00Z">
        <w:r w:rsidRPr="003E6C5C">
          <w:rPr>
            <w:sz w:val="32"/>
            <w:szCs w:val="32"/>
            <w:vertAlign w:val="subscript"/>
          </w:rPr>
          <w:t>Shortage is a situation where the quantity of goods that consumers want to buy is greater than the quantity that producers are willing to sell at a particular price.</w:t>
        </w:r>
      </w:ins>
    </w:p>
    <w:p w14:paraId="6D7F14DE" w14:textId="77777777" w:rsidR="00F7090A" w:rsidRPr="003E6C5C" w:rsidRDefault="00D00662" w:rsidP="001E64D5">
      <w:pPr>
        <w:rPr>
          <w:sz w:val="32"/>
          <w:szCs w:val="32"/>
          <w:vertAlign w:val="subscript"/>
          <w:rPrChange w:id="244" w:author="Admin" w:date="2026-10-13T10:38:00Z">
            <w:rPr>
              <w:vertAlign w:val="subscript"/>
            </w:rPr>
          </w:rPrChange>
        </w:rPr>
      </w:pPr>
      <w:r w:rsidRPr="003E6C5C">
        <w:rPr>
          <w:sz w:val="32"/>
          <w:szCs w:val="32"/>
          <w:vertAlign w:val="subscript"/>
          <w:rPrChange w:id="245" w:author="Admin" w:date="2026-10-13T10:38:00Z">
            <w:rPr>
              <w:vertAlign w:val="subscript"/>
            </w:rPr>
          </w:rPrChange>
        </w:rPr>
        <w:t>To find the shortage, we need the quantity demanded at $4 and quantity supplied at $4.</w:t>
      </w:r>
    </w:p>
    <w:p w14:paraId="3F506C74" w14:textId="77777777" w:rsidR="00F7090A" w:rsidRPr="003E6C5C" w:rsidRDefault="00D00662" w:rsidP="001E64D5">
      <w:pPr>
        <w:rPr>
          <w:sz w:val="32"/>
          <w:szCs w:val="32"/>
          <w:vertAlign w:val="subscript"/>
          <w:rPrChange w:id="246" w:author="Admin" w:date="2026-10-13T10:38:00Z">
            <w:rPr>
              <w:vertAlign w:val="subscript"/>
            </w:rPr>
          </w:rPrChange>
        </w:rPr>
      </w:pPr>
      <w:r w:rsidRPr="003E6C5C">
        <w:rPr>
          <w:sz w:val="32"/>
          <w:szCs w:val="32"/>
          <w:vertAlign w:val="subscript"/>
          <w:rPrChange w:id="247" w:author="Admin" w:date="2026-10-13T10:38:00Z">
            <w:rPr>
              <w:vertAlign w:val="subscript"/>
            </w:rPr>
          </w:rPrChange>
        </w:rPr>
        <w:t>But at,</w:t>
      </w:r>
    </w:p>
    <w:p w14:paraId="0B5D75E3" w14:textId="77777777" w:rsidR="00F7090A" w:rsidRPr="003E6C5C" w:rsidRDefault="00D00662" w:rsidP="001E64D5">
      <w:pPr>
        <w:rPr>
          <w:sz w:val="32"/>
          <w:szCs w:val="32"/>
          <w:vertAlign w:val="subscript"/>
          <w:rPrChange w:id="248" w:author="Admin" w:date="2026-10-13T10:38:00Z">
            <w:rPr>
              <w:vertAlign w:val="subscript"/>
            </w:rPr>
          </w:rPrChange>
        </w:rPr>
      </w:pPr>
      <w:r w:rsidRPr="003E6C5C">
        <w:rPr>
          <w:sz w:val="32"/>
          <w:szCs w:val="32"/>
          <w:vertAlign w:val="subscript"/>
          <w:rPrChange w:id="249" w:author="Admin" w:date="2026-10-13T10:38:00Z">
            <w:rPr>
              <w:vertAlign w:val="subscript"/>
            </w:rPr>
          </w:rPrChange>
        </w:rPr>
        <w:t>$3, Quantity demanded = 500kg</w:t>
      </w:r>
    </w:p>
    <w:p w14:paraId="1B802D7B" w14:textId="77777777" w:rsidR="00F7090A" w:rsidRPr="003E6C5C" w:rsidRDefault="00D00662" w:rsidP="001E64D5">
      <w:pPr>
        <w:rPr>
          <w:sz w:val="32"/>
          <w:szCs w:val="32"/>
          <w:vertAlign w:val="subscript"/>
          <w:rPrChange w:id="250" w:author="Admin" w:date="2026-10-13T10:38:00Z">
            <w:rPr>
              <w:vertAlign w:val="subscript"/>
            </w:rPr>
          </w:rPrChange>
        </w:rPr>
      </w:pPr>
      <w:r w:rsidRPr="003E6C5C">
        <w:rPr>
          <w:sz w:val="32"/>
          <w:szCs w:val="32"/>
          <w:vertAlign w:val="subscript"/>
          <w:rPrChange w:id="251" w:author="Admin" w:date="2026-10-13T10:38:00Z">
            <w:rPr>
              <w:vertAlign w:val="subscript"/>
            </w:rPr>
          </w:rPrChange>
        </w:rPr>
        <w:lastRenderedPageBreak/>
        <w:t>$5, Quantity demanded = 400kg</w:t>
      </w:r>
    </w:p>
    <w:p w14:paraId="1F5D7B03" w14:textId="77777777" w:rsidR="00FA49D7" w:rsidRPr="003E6C5C" w:rsidRDefault="0036080B" w:rsidP="001E64D5">
      <w:pPr>
        <w:rPr>
          <w:del w:id="252" w:author="Admin" w:date="2026-10-13T10:38:00Z"/>
          <w:sz w:val="32"/>
          <w:szCs w:val="32"/>
          <w:vertAlign w:val="subscript"/>
        </w:rPr>
      </w:pPr>
      <w:ins w:id="253" w:author="Admin" w:date="2026-10-13T10:38:00Z">
        <w:r w:rsidRPr="003E6C5C">
          <w:rPr>
            <w:sz w:val="32"/>
            <w:szCs w:val="32"/>
            <w:vertAlign w:val="subscript"/>
          </w:rPr>
          <w:t>for</w:t>
        </w:r>
      </w:ins>
      <w:del w:id="254" w:author="Admin" w:date="2026-10-13T10:38:00Z">
        <w:r w:rsidR="00D00662" w:rsidRPr="003E6C5C">
          <w:rPr>
            <w:sz w:val="32"/>
            <w:szCs w:val="32"/>
            <w:vertAlign w:val="subscript"/>
          </w:rPr>
          <w:delText>To get Quantity demanded at $4</w:delText>
        </w:r>
      </w:del>
    </w:p>
    <w:p w14:paraId="6044E5D3" w14:textId="77777777" w:rsidR="00F7090A" w:rsidRPr="003E6C5C" w:rsidRDefault="00D00662" w:rsidP="001E64D5">
      <w:pPr>
        <w:rPr>
          <w:sz w:val="32"/>
          <w:szCs w:val="32"/>
          <w:vertAlign w:val="subscript"/>
          <w:rPrChange w:id="255" w:author="Admin" w:date="2026-10-13T10:38:00Z">
            <w:rPr>
              <w:vertAlign w:val="subscript"/>
            </w:rPr>
          </w:rPrChange>
        </w:rPr>
      </w:pPr>
      <w:del w:id="256" w:author="Admin" w:date="2026-10-13T10:38:00Z">
        <w:r w:rsidRPr="003E6C5C">
          <w:rPr>
            <w:sz w:val="32"/>
            <w:szCs w:val="32"/>
            <w:vertAlign w:val="subscript"/>
          </w:rPr>
          <w:delText xml:space="preserve"> Qd =</w:delText>
        </w:r>
      </w:del>
      <w:r w:rsidRPr="003E6C5C">
        <w:rPr>
          <w:sz w:val="32"/>
          <w:szCs w:val="32"/>
          <w:vertAlign w:val="subscript"/>
          <w:rPrChange w:id="257" w:author="Admin" w:date="2026-10-13T10:38:00Z">
            <w:rPr>
              <w:vertAlign w:val="subscript"/>
            </w:rPr>
          </w:rPrChange>
        </w:rPr>
        <w:t xml:space="preserve"> a </w:t>
      </w:r>
      <w:ins w:id="258" w:author="Admin" w:date="2026-10-13T10:38:00Z">
        <w:r w:rsidR="0036080B" w:rsidRPr="003E6C5C">
          <w:rPr>
            <w:sz w:val="32"/>
            <w:szCs w:val="32"/>
            <w:vertAlign w:val="subscript"/>
          </w:rPr>
          <w:t>straight line, demand use Qd= a+</w:t>
        </w:r>
      </w:ins>
      <w:del w:id="259" w:author="Admin" w:date="2026-10-13T10:38:00Z">
        <w:r w:rsidRPr="003E6C5C">
          <w:rPr>
            <w:sz w:val="32"/>
            <w:szCs w:val="32"/>
            <w:vertAlign w:val="subscript"/>
          </w:rPr>
          <w:delText xml:space="preserve">- </w:delText>
        </w:r>
      </w:del>
      <w:r w:rsidRPr="003E6C5C">
        <w:rPr>
          <w:sz w:val="32"/>
          <w:szCs w:val="32"/>
          <w:vertAlign w:val="subscript"/>
          <w:rPrChange w:id="260" w:author="Admin" w:date="2026-10-13T10:38:00Z">
            <w:rPr>
              <w:vertAlign w:val="subscript"/>
            </w:rPr>
          </w:rPrChange>
        </w:rPr>
        <w:t>bp</w:t>
      </w:r>
    </w:p>
    <w:p w14:paraId="4E31B149" w14:textId="77777777" w:rsidR="0036080B" w:rsidRPr="003E6C5C" w:rsidRDefault="00D954D4" w:rsidP="0036080B">
      <w:pPr>
        <w:rPr>
          <w:ins w:id="261" w:author="Admin" w:date="2026-10-13T10:38:00Z"/>
          <w:sz w:val="32"/>
          <w:szCs w:val="32"/>
          <w:vertAlign w:val="subscript"/>
        </w:rPr>
      </w:pPr>
      <w:ins w:id="262" w:author="Admin" w:date="2026-10-13T10:38:00Z">
        <w:r w:rsidRPr="003E6C5C">
          <w:rPr>
            <w:sz w:val="32"/>
            <w:szCs w:val="32"/>
            <w:vertAlign w:val="subscript"/>
          </w:rPr>
          <w:t>Since</w:t>
        </w:r>
        <w:r w:rsidR="0036080B" w:rsidRPr="003E6C5C">
          <w:rPr>
            <w:sz w:val="32"/>
            <w:szCs w:val="32"/>
            <w:vertAlign w:val="subscript"/>
          </w:rPr>
          <w:t xml:space="preserve"> demand has a negative relationship with price, therefore, b will be a negative.</w:t>
        </w:r>
      </w:ins>
    </w:p>
    <w:p w14:paraId="636B0AFE" w14:textId="77777777" w:rsidR="00F7090A" w:rsidRPr="003E6C5C" w:rsidRDefault="00FA49D7" w:rsidP="001E64D5">
      <w:pPr>
        <w:rPr>
          <w:sz w:val="32"/>
          <w:szCs w:val="32"/>
          <w:vertAlign w:val="subscript"/>
          <w:rPrChange w:id="263" w:author="Admin" w:date="2026-10-13T10:38:00Z">
            <w:rPr>
              <w:vertAlign w:val="subscript"/>
            </w:rPr>
          </w:rPrChange>
        </w:rPr>
      </w:pPr>
      <w:r w:rsidRPr="003E6C5C">
        <w:rPr>
          <w:sz w:val="32"/>
          <w:szCs w:val="32"/>
          <w:vertAlign w:val="subscript"/>
          <w:rPrChange w:id="264" w:author="Admin" w:date="2026-10-13T10:38:00Z">
            <w:rPr>
              <w:vertAlign w:val="subscript"/>
            </w:rPr>
          </w:rPrChange>
        </w:rPr>
        <w:t>To</w:t>
      </w:r>
      <w:r w:rsidR="00D00662" w:rsidRPr="003E6C5C">
        <w:rPr>
          <w:sz w:val="32"/>
          <w:szCs w:val="32"/>
          <w:vertAlign w:val="subscript"/>
          <w:rPrChange w:id="265" w:author="Admin" w:date="2026-10-13T10:38:00Z">
            <w:rPr>
              <w:vertAlign w:val="subscript"/>
            </w:rPr>
          </w:rPrChange>
        </w:rPr>
        <w:t xml:space="preserve"> get b = change in quantity / change in price</w:t>
      </w:r>
    </w:p>
    <w:p w14:paraId="1C91AB6F" w14:textId="77777777" w:rsidR="00F7090A" w:rsidRPr="003E6C5C" w:rsidRDefault="00FA49D7" w:rsidP="001E64D5">
      <w:pPr>
        <w:rPr>
          <w:sz w:val="32"/>
          <w:szCs w:val="32"/>
          <w:vertAlign w:val="subscript"/>
          <w:rPrChange w:id="266" w:author="Admin" w:date="2026-10-13T10:38:00Z">
            <w:rPr>
              <w:vertAlign w:val="subscript"/>
            </w:rPr>
          </w:rPrChange>
        </w:rPr>
      </w:pPr>
      <w:r w:rsidRPr="003E6C5C">
        <w:rPr>
          <w:sz w:val="32"/>
          <w:szCs w:val="32"/>
          <w:vertAlign w:val="subscript"/>
          <w:rPrChange w:id="267" w:author="Admin" w:date="2026-10-13T10:38:00Z">
            <w:rPr>
              <w:vertAlign w:val="subscript"/>
            </w:rPr>
          </w:rPrChange>
        </w:rPr>
        <w:t>= (</w:t>
      </w:r>
      <w:r w:rsidR="00D00662" w:rsidRPr="003E6C5C">
        <w:rPr>
          <w:sz w:val="32"/>
          <w:szCs w:val="32"/>
          <w:vertAlign w:val="subscript"/>
          <w:rPrChange w:id="268" w:author="Admin" w:date="2026-10-13T10:38:00Z">
            <w:rPr>
              <w:vertAlign w:val="subscript"/>
            </w:rPr>
          </w:rPrChange>
        </w:rPr>
        <w:t xml:space="preserve">400 - 500) / (5 </w:t>
      </w:r>
      <w:r w:rsidRPr="003E6C5C">
        <w:rPr>
          <w:sz w:val="32"/>
          <w:szCs w:val="32"/>
          <w:vertAlign w:val="subscript"/>
          <w:rPrChange w:id="269" w:author="Admin" w:date="2026-10-13T10:38:00Z">
            <w:rPr>
              <w:vertAlign w:val="subscript"/>
            </w:rPr>
          </w:rPrChange>
        </w:rPr>
        <w:t>- 3</w:t>
      </w:r>
      <w:r w:rsidR="00D00662" w:rsidRPr="003E6C5C">
        <w:rPr>
          <w:sz w:val="32"/>
          <w:szCs w:val="32"/>
          <w:vertAlign w:val="subscript"/>
          <w:rPrChange w:id="270" w:author="Admin" w:date="2026-10-13T10:38:00Z">
            <w:rPr>
              <w:vertAlign w:val="subscript"/>
            </w:rPr>
          </w:rPrChange>
        </w:rPr>
        <w:t>)</w:t>
      </w:r>
    </w:p>
    <w:p w14:paraId="1B6A9027" w14:textId="77777777" w:rsidR="00F7090A" w:rsidRPr="003E6C5C" w:rsidRDefault="00FA49D7" w:rsidP="001E64D5">
      <w:pPr>
        <w:rPr>
          <w:sz w:val="32"/>
          <w:szCs w:val="32"/>
          <w:vertAlign w:val="subscript"/>
          <w:rPrChange w:id="271" w:author="Admin" w:date="2026-10-13T10:38:00Z">
            <w:rPr>
              <w:vertAlign w:val="subscript"/>
            </w:rPr>
          </w:rPrChange>
        </w:rPr>
      </w:pPr>
      <w:r w:rsidRPr="003E6C5C">
        <w:rPr>
          <w:sz w:val="32"/>
          <w:szCs w:val="32"/>
          <w:vertAlign w:val="subscript"/>
          <w:rPrChange w:id="272" w:author="Admin" w:date="2026-10-13T10:38:00Z">
            <w:rPr>
              <w:vertAlign w:val="subscript"/>
            </w:rPr>
          </w:rPrChange>
        </w:rPr>
        <w:t>= -</w:t>
      </w:r>
      <w:r w:rsidR="00D00662" w:rsidRPr="003E6C5C">
        <w:rPr>
          <w:sz w:val="32"/>
          <w:szCs w:val="32"/>
          <w:vertAlign w:val="subscript"/>
          <w:rPrChange w:id="273" w:author="Admin" w:date="2026-10-13T10:38:00Z">
            <w:rPr>
              <w:vertAlign w:val="subscript"/>
            </w:rPr>
          </w:rPrChange>
        </w:rPr>
        <w:t xml:space="preserve">100 </w:t>
      </w:r>
      <w:r w:rsidRPr="003E6C5C">
        <w:rPr>
          <w:sz w:val="32"/>
          <w:szCs w:val="32"/>
          <w:vertAlign w:val="subscript"/>
          <w:rPrChange w:id="274" w:author="Admin" w:date="2026-10-13T10:38:00Z">
            <w:rPr>
              <w:vertAlign w:val="subscript"/>
            </w:rPr>
          </w:rPrChange>
        </w:rPr>
        <w:t>/ 2</w:t>
      </w:r>
    </w:p>
    <w:p w14:paraId="6228DEF0" w14:textId="77777777" w:rsidR="00FA49D7" w:rsidRPr="003E6C5C" w:rsidRDefault="00D00662" w:rsidP="00FA49D7">
      <w:pPr>
        <w:rPr>
          <w:sz w:val="32"/>
          <w:szCs w:val="32"/>
          <w:vertAlign w:val="subscript"/>
          <w:rPrChange w:id="275" w:author="Admin" w:date="2026-10-13T10:38:00Z">
            <w:rPr>
              <w:vertAlign w:val="subscript"/>
            </w:rPr>
          </w:rPrChange>
        </w:rPr>
      </w:pPr>
      <w:r w:rsidRPr="003E6C5C">
        <w:rPr>
          <w:sz w:val="32"/>
          <w:szCs w:val="32"/>
          <w:vertAlign w:val="subscript"/>
          <w:rPrChange w:id="276" w:author="Admin" w:date="2026-10-13T10:38:00Z">
            <w:rPr>
              <w:vertAlign w:val="subscript"/>
            </w:rPr>
          </w:rPrChange>
        </w:rPr>
        <w:t>= -50</w:t>
      </w:r>
    </w:p>
    <w:p w14:paraId="54FD94EC" w14:textId="77777777" w:rsidR="00F7090A" w:rsidRPr="003E6C5C" w:rsidRDefault="00D00662" w:rsidP="00FA49D7">
      <w:pPr>
        <w:rPr>
          <w:sz w:val="32"/>
          <w:szCs w:val="32"/>
          <w:vertAlign w:val="subscript"/>
          <w:rPrChange w:id="277" w:author="Admin" w:date="2026-10-13T10:38:00Z">
            <w:rPr>
              <w:vertAlign w:val="subscript"/>
            </w:rPr>
          </w:rPrChange>
        </w:rPr>
      </w:pPr>
      <w:r w:rsidRPr="003E6C5C">
        <w:rPr>
          <w:sz w:val="32"/>
          <w:szCs w:val="32"/>
          <w:vertAlign w:val="subscript"/>
          <w:rPrChange w:id="278" w:author="Admin" w:date="2026-10-13T10:38:00Z">
            <w:rPr>
              <w:vertAlign w:val="subscript"/>
            </w:rPr>
          </w:rPrChange>
        </w:rPr>
        <w:t xml:space="preserve"> </w:t>
      </w:r>
      <w:r w:rsidR="00FA49D7" w:rsidRPr="003E6C5C">
        <w:rPr>
          <w:sz w:val="32"/>
          <w:szCs w:val="32"/>
          <w:vertAlign w:val="subscript"/>
          <w:rPrChange w:id="279" w:author="Admin" w:date="2026-10-13T10:38:00Z">
            <w:rPr>
              <w:vertAlign w:val="subscript"/>
            </w:rPr>
          </w:rPrChange>
        </w:rPr>
        <w:t>to</w:t>
      </w:r>
      <w:r w:rsidRPr="003E6C5C">
        <w:rPr>
          <w:sz w:val="32"/>
          <w:szCs w:val="32"/>
          <w:vertAlign w:val="subscript"/>
          <w:rPrChange w:id="280" w:author="Admin" w:date="2026-10-13T10:38:00Z">
            <w:rPr>
              <w:vertAlign w:val="subscript"/>
            </w:rPr>
          </w:rPrChange>
        </w:rPr>
        <w:t xml:space="preserve"> get a:</w:t>
      </w:r>
    </w:p>
    <w:p w14:paraId="1F47059E" w14:textId="77777777" w:rsidR="00F7090A" w:rsidRPr="003E6C5C" w:rsidRDefault="00D00662" w:rsidP="001E64D5">
      <w:pPr>
        <w:rPr>
          <w:sz w:val="32"/>
          <w:szCs w:val="32"/>
          <w:vertAlign w:val="subscript"/>
          <w:rPrChange w:id="281" w:author="Admin" w:date="2026-10-13T10:38:00Z">
            <w:rPr>
              <w:vertAlign w:val="subscript"/>
            </w:rPr>
          </w:rPrChange>
        </w:rPr>
      </w:pPr>
      <w:r w:rsidRPr="003E6C5C">
        <w:rPr>
          <w:sz w:val="32"/>
          <w:szCs w:val="32"/>
          <w:vertAlign w:val="subscript"/>
          <w:rPrChange w:id="282" w:author="Admin" w:date="2026-10-13T10:38:00Z">
            <w:rPr>
              <w:vertAlign w:val="subscript"/>
            </w:rPr>
          </w:rPrChange>
        </w:rPr>
        <w:t xml:space="preserve">500 </w:t>
      </w:r>
      <w:r w:rsidR="00FA49D7" w:rsidRPr="003E6C5C">
        <w:rPr>
          <w:sz w:val="32"/>
          <w:szCs w:val="32"/>
          <w:vertAlign w:val="subscript"/>
          <w:rPrChange w:id="283" w:author="Admin" w:date="2026-10-13T10:38:00Z">
            <w:rPr>
              <w:vertAlign w:val="subscript"/>
            </w:rPr>
          </w:rPrChange>
        </w:rPr>
        <w:t>= a</w:t>
      </w:r>
      <w:r w:rsidRPr="003E6C5C">
        <w:rPr>
          <w:sz w:val="32"/>
          <w:szCs w:val="32"/>
          <w:vertAlign w:val="subscript"/>
          <w:rPrChange w:id="284" w:author="Admin" w:date="2026-10-13T10:38:00Z">
            <w:rPr>
              <w:vertAlign w:val="subscript"/>
            </w:rPr>
          </w:rPrChange>
        </w:rPr>
        <w:t xml:space="preserve"> - </w:t>
      </w:r>
      <w:r w:rsidR="00FA49D7" w:rsidRPr="003E6C5C">
        <w:rPr>
          <w:sz w:val="32"/>
          <w:szCs w:val="32"/>
          <w:vertAlign w:val="subscript"/>
          <w:rPrChange w:id="285" w:author="Admin" w:date="2026-10-13T10:38:00Z">
            <w:rPr>
              <w:vertAlign w:val="subscript"/>
            </w:rPr>
          </w:rPrChange>
        </w:rPr>
        <w:t>b (p)</w:t>
      </w:r>
    </w:p>
    <w:p w14:paraId="02AF36C0" w14:textId="77777777" w:rsidR="00FA49D7" w:rsidRPr="003E6C5C" w:rsidRDefault="00D00662" w:rsidP="001E64D5">
      <w:pPr>
        <w:rPr>
          <w:sz w:val="32"/>
          <w:szCs w:val="32"/>
          <w:vertAlign w:val="subscript"/>
          <w:rPrChange w:id="286" w:author="Admin" w:date="2026-10-13T10:38:00Z">
            <w:rPr>
              <w:vertAlign w:val="subscript"/>
            </w:rPr>
          </w:rPrChange>
        </w:rPr>
      </w:pPr>
      <w:r w:rsidRPr="003E6C5C">
        <w:rPr>
          <w:sz w:val="32"/>
          <w:szCs w:val="32"/>
          <w:vertAlign w:val="subscript"/>
          <w:rPrChange w:id="287" w:author="Admin" w:date="2026-10-13T10:38:00Z">
            <w:rPr>
              <w:vertAlign w:val="subscript"/>
            </w:rPr>
          </w:rPrChange>
        </w:rPr>
        <w:t xml:space="preserve">500 </w:t>
      </w:r>
      <w:r w:rsidR="00FA49D7" w:rsidRPr="003E6C5C">
        <w:rPr>
          <w:sz w:val="32"/>
          <w:szCs w:val="32"/>
          <w:vertAlign w:val="subscript"/>
          <w:rPrChange w:id="288" w:author="Admin" w:date="2026-10-13T10:38:00Z">
            <w:rPr>
              <w:vertAlign w:val="subscript"/>
            </w:rPr>
          </w:rPrChange>
        </w:rPr>
        <w:t>= a -</w:t>
      </w:r>
      <w:r w:rsidRPr="003E6C5C">
        <w:rPr>
          <w:sz w:val="32"/>
          <w:szCs w:val="32"/>
          <w:vertAlign w:val="subscript"/>
          <w:rPrChange w:id="289" w:author="Admin" w:date="2026-10-13T10:38:00Z">
            <w:rPr>
              <w:vertAlign w:val="subscript"/>
            </w:rPr>
          </w:rPrChange>
        </w:rPr>
        <w:t xml:space="preserve"> 50(3) </w:t>
      </w:r>
    </w:p>
    <w:p w14:paraId="16D407A5" w14:textId="77777777" w:rsidR="00FA49D7" w:rsidRPr="003E6C5C" w:rsidRDefault="00D00662" w:rsidP="001E64D5">
      <w:pPr>
        <w:rPr>
          <w:sz w:val="32"/>
          <w:szCs w:val="32"/>
          <w:vertAlign w:val="subscript"/>
          <w:rPrChange w:id="290" w:author="Admin" w:date="2026-10-13T10:38:00Z">
            <w:rPr>
              <w:vertAlign w:val="subscript"/>
            </w:rPr>
          </w:rPrChange>
        </w:rPr>
      </w:pPr>
      <w:r w:rsidRPr="003E6C5C">
        <w:rPr>
          <w:sz w:val="32"/>
          <w:szCs w:val="32"/>
          <w:vertAlign w:val="subscript"/>
          <w:rPrChange w:id="291" w:author="Admin" w:date="2026-10-13T10:38:00Z">
            <w:rPr>
              <w:vertAlign w:val="subscript"/>
            </w:rPr>
          </w:rPrChange>
        </w:rPr>
        <w:t xml:space="preserve">500 </w:t>
      </w:r>
      <w:r w:rsidR="00FA49D7" w:rsidRPr="003E6C5C">
        <w:rPr>
          <w:sz w:val="32"/>
          <w:szCs w:val="32"/>
          <w:vertAlign w:val="subscript"/>
          <w:rPrChange w:id="292" w:author="Admin" w:date="2026-10-13T10:38:00Z">
            <w:rPr>
              <w:vertAlign w:val="subscript"/>
            </w:rPr>
          </w:rPrChange>
        </w:rPr>
        <w:t>= a -</w:t>
      </w:r>
      <w:r w:rsidRPr="003E6C5C">
        <w:rPr>
          <w:sz w:val="32"/>
          <w:szCs w:val="32"/>
          <w:vertAlign w:val="subscript"/>
          <w:rPrChange w:id="293" w:author="Admin" w:date="2026-10-13T10:38:00Z">
            <w:rPr>
              <w:vertAlign w:val="subscript"/>
            </w:rPr>
          </w:rPrChange>
        </w:rPr>
        <w:t xml:space="preserve"> 150 </w:t>
      </w:r>
    </w:p>
    <w:p w14:paraId="5F35F8A5" w14:textId="77777777" w:rsidR="00FA49D7" w:rsidRPr="003E6C5C" w:rsidRDefault="00D00662" w:rsidP="001E64D5">
      <w:pPr>
        <w:rPr>
          <w:sz w:val="32"/>
          <w:szCs w:val="32"/>
          <w:vertAlign w:val="subscript"/>
          <w:rPrChange w:id="294" w:author="Admin" w:date="2026-10-13T10:38:00Z">
            <w:rPr>
              <w:vertAlign w:val="subscript"/>
            </w:rPr>
          </w:rPrChange>
        </w:rPr>
      </w:pPr>
      <w:r w:rsidRPr="003E6C5C">
        <w:rPr>
          <w:sz w:val="32"/>
          <w:szCs w:val="32"/>
          <w:vertAlign w:val="subscript"/>
          <w:rPrChange w:id="295" w:author="Admin" w:date="2026-10-13T10:38:00Z">
            <w:rPr>
              <w:vertAlign w:val="subscript"/>
            </w:rPr>
          </w:rPrChange>
        </w:rPr>
        <w:t xml:space="preserve">a = 500 + 150 </w:t>
      </w:r>
    </w:p>
    <w:p w14:paraId="3490A929" w14:textId="77777777" w:rsidR="00FA49D7" w:rsidRPr="003E6C5C" w:rsidRDefault="00D00662" w:rsidP="001E64D5">
      <w:pPr>
        <w:rPr>
          <w:sz w:val="32"/>
          <w:szCs w:val="32"/>
          <w:vertAlign w:val="subscript"/>
          <w:rPrChange w:id="296" w:author="Admin" w:date="2026-10-13T10:38:00Z">
            <w:rPr>
              <w:vertAlign w:val="subscript"/>
            </w:rPr>
          </w:rPrChange>
        </w:rPr>
      </w:pPr>
      <w:r w:rsidRPr="003E6C5C">
        <w:rPr>
          <w:sz w:val="32"/>
          <w:szCs w:val="32"/>
          <w:vertAlign w:val="subscript"/>
          <w:rPrChange w:id="297" w:author="Admin" w:date="2026-10-13T10:38:00Z">
            <w:rPr>
              <w:vertAlign w:val="subscript"/>
            </w:rPr>
          </w:rPrChange>
        </w:rPr>
        <w:t>a = 650kg</w:t>
      </w:r>
    </w:p>
    <w:p w14:paraId="2CB64DDB" w14:textId="77777777" w:rsidR="00F7090A" w:rsidRPr="003E6C5C" w:rsidRDefault="00D00662" w:rsidP="001E64D5">
      <w:pPr>
        <w:rPr>
          <w:sz w:val="32"/>
          <w:szCs w:val="32"/>
          <w:vertAlign w:val="subscript"/>
          <w:rPrChange w:id="298" w:author="Admin" w:date="2026-10-13T10:38:00Z">
            <w:rPr>
              <w:vertAlign w:val="subscript"/>
            </w:rPr>
          </w:rPrChange>
        </w:rPr>
      </w:pPr>
      <w:r w:rsidRPr="003E6C5C">
        <w:rPr>
          <w:sz w:val="32"/>
          <w:szCs w:val="32"/>
          <w:vertAlign w:val="subscript"/>
          <w:rPrChange w:id="299" w:author="Admin" w:date="2026-10-13T10:38:00Z">
            <w:rPr>
              <w:vertAlign w:val="subscript"/>
            </w:rPr>
          </w:rPrChange>
        </w:rPr>
        <w:t xml:space="preserve"> Qd = a - bp</w:t>
      </w:r>
    </w:p>
    <w:p w14:paraId="68D59ABB" w14:textId="77777777" w:rsidR="00F7090A" w:rsidRPr="003E6C5C" w:rsidRDefault="00D00662" w:rsidP="001E64D5">
      <w:pPr>
        <w:rPr>
          <w:sz w:val="32"/>
          <w:szCs w:val="32"/>
          <w:vertAlign w:val="subscript"/>
          <w:rPrChange w:id="300" w:author="Admin" w:date="2026-10-13T10:38:00Z">
            <w:rPr>
              <w:vertAlign w:val="subscript"/>
            </w:rPr>
          </w:rPrChange>
        </w:rPr>
      </w:pPr>
      <w:r w:rsidRPr="003E6C5C">
        <w:rPr>
          <w:sz w:val="32"/>
          <w:szCs w:val="32"/>
          <w:vertAlign w:val="subscript"/>
          <w:rPrChange w:id="301" w:author="Admin" w:date="2026-10-13T10:38:00Z">
            <w:rPr>
              <w:vertAlign w:val="subscript"/>
            </w:rPr>
          </w:rPrChange>
        </w:rPr>
        <w:t>= 650 - 50(4)</w:t>
      </w:r>
    </w:p>
    <w:p w14:paraId="659DDF68" w14:textId="77777777" w:rsidR="00F7090A" w:rsidRPr="003E6C5C" w:rsidRDefault="00FA49D7" w:rsidP="001E64D5">
      <w:pPr>
        <w:rPr>
          <w:sz w:val="32"/>
          <w:szCs w:val="32"/>
          <w:vertAlign w:val="subscript"/>
          <w:rPrChange w:id="302" w:author="Admin" w:date="2026-10-13T10:38:00Z">
            <w:rPr>
              <w:vertAlign w:val="subscript"/>
            </w:rPr>
          </w:rPrChange>
        </w:rPr>
      </w:pPr>
      <w:r w:rsidRPr="003E6C5C">
        <w:rPr>
          <w:sz w:val="32"/>
          <w:szCs w:val="32"/>
          <w:vertAlign w:val="subscript"/>
          <w:rPrChange w:id="303" w:author="Admin" w:date="2026-10-13T10:38:00Z">
            <w:rPr>
              <w:vertAlign w:val="subscript"/>
            </w:rPr>
          </w:rPrChange>
        </w:rPr>
        <w:t>= 650 -</w:t>
      </w:r>
      <w:r w:rsidR="00D00662" w:rsidRPr="003E6C5C">
        <w:rPr>
          <w:sz w:val="32"/>
          <w:szCs w:val="32"/>
          <w:vertAlign w:val="subscript"/>
          <w:rPrChange w:id="304" w:author="Admin" w:date="2026-10-13T10:38:00Z">
            <w:rPr>
              <w:vertAlign w:val="subscript"/>
            </w:rPr>
          </w:rPrChange>
        </w:rPr>
        <w:t xml:space="preserve"> 200</w:t>
      </w:r>
    </w:p>
    <w:p w14:paraId="74909310" w14:textId="77777777" w:rsidR="00F7090A" w:rsidRPr="003E6C5C" w:rsidRDefault="00FA49D7" w:rsidP="001E64D5">
      <w:pPr>
        <w:rPr>
          <w:sz w:val="32"/>
          <w:szCs w:val="32"/>
          <w:vertAlign w:val="subscript"/>
          <w:rPrChange w:id="305" w:author="Admin" w:date="2026-10-13T10:38:00Z">
            <w:rPr>
              <w:vertAlign w:val="subscript"/>
            </w:rPr>
          </w:rPrChange>
        </w:rPr>
      </w:pPr>
      <w:r w:rsidRPr="003E6C5C">
        <w:rPr>
          <w:sz w:val="32"/>
          <w:szCs w:val="32"/>
          <w:vertAlign w:val="subscript"/>
          <w:rPrChange w:id="306" w:author="Admin" w:date="2026-10-13T10:38:00Z">
            <w:rPr>
              <w:vertAlign w:val="subscript"/>
            </w:rPr>
          </w:rPrChange>
        </w:rPr>
        <w:t>= 450</w:t>
      </w:r>
      <w:r w:rsidR="00D00662" w:rsidRPr="003E6C5C">
        <w:rPr>
          <w:sz w:val="32"/>
          <w:szCs w:val="32"/>
          <w:vertAlign w:val="subscript"/>
          <w:rPrChange w:id="307" w:author="Admin" w:date="2026-10-13T10:38:00Z">
            <w:rPr>
              <w:vertAlign w:val="subscript"/>
            </w:rPr>
          </w:rPrChange>
        </w:rPr>
        <w:t xml:space="preserve"> kg</w:t>
      </w:r>
    </w:p>
    <w:p w14:paraId="6966B76F" w14:textId="77777777" w:rsidR="00F7090A" w:rsidRPr="003E6C5C" w:rsidRDefault="00D00662" w:rsidP="001E64D5">
      <w:pPr>
        <w:rPr>
          <w:sz w:val="32"/>
          <w:szCs w:val="32"/>
          <w:vertAlign w:val="subscript"/>
          <w:rPrChange w:id="308" w:author="Admin" w:date="2026-10-13T10:38:00Z">
            <w:rPr>
              <w:vertAlign w:val="subscript"/>
            </w:rPr>
          </w:rPrChange>
        </w:rPr>
      </w:pPr>
      <w:r w:rsidRPr="003E6C5C">
        <w:rPr>
          <w:sz w:val="32"/>
          <w:szCs w:val="32"/>
          <w:vertAlign w:val="subscript"/>
          <w:rPrChange w:id="309" w:author="Admin" w:date="2026-10-13T10:38:00Z">
            <w:rPr>
              <w:vertAlign w:val="subscript"/>
            </w:rPr>
          </w:rPrChange>
        </w:rPr>
        <w:t>Shortage = Qd - Qs</w:t>
      </w:r>
    </w:p>
    <w:p w14:paraId="24980973" w14:textId="77777777" w:rsidR="00F7090A" w:rsidRPr="003E6C5C" w:rsidRDefault="00D00662" w:rsidP="001E64D5">
      <w:pPr>
        <w:rPr>
          <w:sz w:val="32"/>
          <w:szCs w:val="32"/>
          <w:vertAlign w:val="subscript"/>
          <w:rPrChange w:id="310" w:author="Admin" w:date="2026-10-13T10:38:00Z">
            <w:rPr>
              <w:vertAlign w:val="subscript"/>
            </w:rPr>
          </w:rPrChange>
        </w:rPr>
      </w:pPr>
      <w:r w:rsidRPr="003E6C5C">
        <w:rPr>
          <w:sz w:val="32"/>
          <w:szCs w:val="32"/>
          <w:vertAlign w:val="subscript"/>
          <w:rPrChange w:id="311" w:author="Admin" w:date="2026-10-13T10:38:00Z">
            <w:rPr>
              <w:vertAlign w:val="subscript"/>
            </w:rPr>
          </w:rPrChange>
        </w:rPr>
        <w:t xml:space="preserve">Since the quantity supplied at $4 is not provided, the exact numerical value of shortage </w:t>
      </w:r>
      <w:proofErr w:type="spellStart"/>
      <w:ins w:id="312" w:author="Admin" w:date="2026-10-13T10:38:00Z">
        <w:r w:rsidR="00BC5CF4" w:rsidRPr="003E6C5C">
          <w:rPr>
            <w:sz w:val="32"/>
            <w:szCs w:val="32"/>
            <w:vertAlign w:val="subscript"/>
          </w:rPr>
          <w:t>s</w:t>
        </w:r>
        <w:r w:rsidRPr="003E6C5C">
          <w:rPr>
            <w:sz w:val="32"/>
            <w:szCs w:val="32"/>
            <w:vertAlign w:val="subscript"/>
          </w:rPr>
          <w:t>cannot</w:t>
        </w:r>
      </w:ins>
      <w:proofErr w:type="spellEnd"/>
      <w:del w:id="313" w:author="Admin" w:date="2026-10-13T10:38:00Z">
        <w:r w:rsidRPr="003E6C5C">
          <w:rPr>
            <w:sz w:val="32"/>
            <w:szCs w:val="32"/>
            <w:vertAlign w:val="subscript"/>
          </w:rPr>
          <w:delText>cannot</w:delText>
        </w:r>
      </w:del>
      <w:r w:rsidRPr="003E6C5C">
        <w:rPr>
          <w:sz w:val="32"/>
          <w:szCs w:val="32"/>
          <w:vertAlign w:val="subscript"/>
          <w:rPrChange w:id="314" w:author="Admin" w:date="2026-10-13T10:38:00Z">
            <w:rPr>
              <w:vertAlign w:val="subscript"/>
            </w:rPr>
          </w:rPrChange>
        </w:rPr>
        <w:t xml:space="preserve"> be calculated.</w:t>
      </w:r>
    </w:p>
    <w:sectPr w:rsidR="00F7090A" w:rsidRPr="003E6C5C">
      <w:pgSz w:w="11906" w:h="16838"/>
      <w:pgMar w:top="1192" w:right="1372" w:bottom="1271" w:left="13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90A"/>
    <w:rsid w:val="001223EE"/>
    <w:rsid w:val="001E64D5"/>
    <w:rsid w:val="0036080B"/>
    <w:rsid w:val="003E6C5C"/>
    <w:rsid w:val="00642A44"/>
    <w:rsid w:val="00777102"/>
    <w:rsid w:val="00B307D7"/>
    <w:rsid w:val="00B4104E"/>
    <w:rsid w:val="00BC5CF4"/>
    <w:rsid w:val="00D00662"/>
    <w:rsid w:val="00D8602D"/>
    <w:rsid w:val="00D954D4"/>
    <w:rsid w:val="00F7090A"/>
    <w:rsid w:val="00FA4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1C13C"/>
  <w15:docId w15:val="{3167B906-7449-4CBB-AF4F-A510D6757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0" w:line="243" w:lineRule="auto"/>
      <w:ind w:left="715"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37" w:line="240" w:lineRule="auto"/>
      <w:ind w:left="-5" w:right="-15" w:hanging="10"/>
      <w:outlineLvl w:val="0"/>
    </w:pPr>
    <w:rPr>
      <w:rFonts w:ascii="Calibri" w:eastAsia="Calibri" w:hAnsi="Calibri" w:cs="Calibri"/>
      <w:b/>
      <w:color w:val="1F3864"/>
      <w:sz w:val="28"/>
    </w:rPr>
  </w:style>
  <w:style w:type="paragraph" w:styleId="Heading2">
    <w:name w:val="heading 2"/>
    <w:next w:val="Normal"/>
    <w:link w:val="Heading2Char"/>
    <w:uiPriority w:val="9"/>
    <w:unhideWhenUsed/>
    <w:qFormat/>
    <w:pPr>
      <w:keepNext/>
      <w:keepLines/>
      <w:spacing w:after="59" w:line="240" w:lineRule="auto"/>
      <w:ind w:left="-5" w:right="-15" w:hanging="10"/>
      <w:outlineLvl w:val="1"/>
    </w:pPr>
    <w:rPr>
      <w:rFonts w:ascii="Calibri" w:eastAsia="Calibri" w:hAnsi="Calibri" w:cs="Calibri"/>
      <w:b/>
      <w:color w:val="1F3864"/>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F3864"/>
      <w:sz w:val="24"/>
    </w:rPr>
  </w:style>
  <w:style w:type="character" w:customStyle="1" w:styleId="Heading1Char">
    <w:name w:val="Heading 1 Char"/>
    <w:link w:val="Heading1"/>
    <w:rPr>
      <w:rFonts w:ascii="Calibri" w:eastAsia="Calibri" w:hAnsi="Calibri" w:cs="Calibri"/>
      <w:b/>
      <w:color w:val="1F3864"/>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B48822-A90F-43AE-BAE8-79A140FA7F8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719</Words>
  <Characters>4100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Daniel Mumbere</cp:lastModifiedBy>
  <cp:revision>2</cp:revision>
  <dcterms:created xsi:type="dcterms:W3CDTF">2026-10-13T08:15:00Z</dcterms:created>
  <dcterms:modified xsi:type="dcterms:W3CDTF">2026-10-13T08:15:00Z</dcterms:modified>
</cp:coreProperties>
</file>